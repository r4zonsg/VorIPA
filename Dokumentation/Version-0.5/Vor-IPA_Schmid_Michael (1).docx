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962FD" w14:textId="2C17FAF9" w:rsidR="005A6065" w:rsidRPr="00105D51" w:rsidRDefault="00105D51" w:rsidP="00617E7F">
      <w:pPr>
        <w:pStyle w:val="berschrift1"/>
        <w:numPr>
          <w:ilvl w:val="0"/>
          <w:numId w:val="0"/>
        </w:numPr>
        <w:ind w:left="360"/>
        <w:rPr>
          <w:sz w:val="64"/>
          <w:szCs w:val="64"/>
        </w:rPr>
      </w:pPr>
      <w:bookmarkStart w:id="0" w:name="_Toc88727782"/>
      <w:r w:rsidRPr="00105D51">
        <w:rPr>
          <w:sz w:val="64"/>
          <w:szCs w:val="64"/>
        </w:rPr>
        <w:t xml:space="preserve">Vor-IPA </w:t>
      </w:r>
      <w:r w:rsidR="009E5813" w:rsidRPr="00105D51">
        <w:rPr>
          <w:sz w:val="64"/>
          <w:szCs w:val="64"/>
        </w:rPr>
        <w:t>Dokumentation</w:t>
      </w:r>
      <w:bookmarkEnd w:id="0"/>
    </w:p>
    <w:p w14:paraId="33654A24" w14:textId="5485A6D4" w:rsidR="00922793" w:rsidRPr="00644047" w:rsidRDefault="00FF6C1D" w:rsidP="009E5813">
      <w:r>
        <w:rPr>
          <w:noProof/>
        </w:rPr>
        <w:drawing>
          <wp:anchor distT="0" distB="0" distL="114300" distR="114300" simplePos="0" relativeHeight="251660288" behindDoc="0" locked="0" layoutInCell="1" allowOverlap="1" wp14:anchorId="54E810FB" wp14:editId="2EE54D6B">
            <wp:simplePos x="0" y="0"/>
            <wp:positionH relativeFrom="column">
              <wp:posOffset>2719705</wp:posOffset>
            </wp:positionH>
            <wp:positionV relativeFrom="paragraph">
              <wp:posOffset>266065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8" name="Grafik 8"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0A887" w14:textId="26CF7CC7" w:rsidR="009E5813" w:rsidRPr="00644047" w:rsidRDefault="00FF6C1D" w:rsidP="009E5813">
      <w:r>
        <w:rPr>
          <w:noProof/>
        </w:rPr>
        <w:drawing>
          <wp:anchor distT="0" distB="0" distL="114300" distR="114300" simplePos="0" relativeHeight="251717632" behindDoc="0" locked="0" layoutInCell="1" allowOverlap="1" wp14:anchorId="5FDA0C60" wp14:editId="43CB09CA">
            <wp:simplePos x="0" y="0"/>
            <wp:positionH relativeFrom="margin">
              <wp:posOffset>342265</wp:posOffset>
            </wp:positionH>
            <wp:positionV relativeFrom="paragraph">
              <wp:posOffset>4445</wp:posOffset>
            </wp:positionV>
            <wp:extent cx="1760855" cy="1074420"/>
            <wp:effectExtent l="0" t="0" r="0" b="0"/>
            <wp:wrapThrough wrapText="bothSides">
              <wp:wrapPolygon edited="0">
                <wp:start x="0" y="0"/>
                <wp:lineTo x="0" y="21064"/>
                <wp:lineTo x="21265" y="21064"/>
                <wp:lineTo x="21265" y="0"/>
                <wp:lineTo x="0" y="0"/>
              </wp:wrapPolygon>
            </wp:wrapThrough>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5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8E275B" w14:textId="5C61B9F0" w:rsidR="009E5813" w:rsidRPr="00644047" w:rsidRDefault="00FF6C1D" w:rsidP="009E5813">
      <w:r w:rsidRPr="00E219EE">
        <w:t xml:space="preserve"> </w:t>
      </w:r>
    </w:p>
    <w:p w14:paraId="41B4C7AF" w14:textId="6368E5E2" w:rsidR="009E5813" w:rsidRPr="00644047" w:rsidRDefault="009E5813" w:rsidP="009E5813"/>
    <w:p w14:paraId="498096C3" w14:textId="73155C68" w:rsidR="009E5813" w:rsidRPr="00644047" w:rsidRDefault="009E5813" w:rsidP="009E5813"/>
    <w:p w14:paraId="453FA6DC" w14:textId="7764B1C3" w:rsidR="009E5813" w:rsidRPr="00644047" w:rsidRDefault="009E5813" w:rsidP="009E5813"/>
    <w:p w14:paraId="7DE672D0" w14:textId="36B47A5D" w:rsidR="009E5813" w:rsidRPr="00644047" w:rsidRDefault="00FF6C1D" w:rsidP="009E5813">
      <w:r>
        <w:rPr>
          <w:noProof/>
        </w:rPr>
        <w:drawing>
          <wp:anchor distT="0" distB="0" distL="114300" distR="114300" simplePos="0" relativeHeight="251716608" behindDoc="0" locked="0" layoutInCell="1" allowOverlap="1" wp14:anchorId="681F6ED7" wp14:editId="04CEE70B">
            <wp:simplePos x="0" y="0"/>
            <wp:positionH relativeFrom="margin">
              <wp:posOffset>2430145</wp:posOffset>
            </wp:positionH>
            <wp:positionV relativeFrom="paragraph">
              <wp:posOffset>10795</wp:posOffset>
            </wp:positionV>
            <wp:extent cx="2947670" cy="852805"/>
            <wp:effectExtent l="0" t="0" r="5080" b="4445"/>
            <wp:wrapThrough wrapText="bothSides">
              <wp:wrapPolygon edited="0">
                <wp:start x="3909" y="0"/>
                <wp:lineTo x="1536" y="7720"/>
                <wp:lineTo x="279" y="15440"/>
                <wp:lineTo x="0" y="17853"/>
                <wp:lineTo x="0" y="19783"/>
                <wp:lineTo x="1536" y="21230"/>
                <wp:lineTo x="8236" y="21230"/>
                <wp:lineTo x="21498" y="19783"/>
                <wp:lineTo x="21498" y="9168"/>
                <wp:lineTo x="11307" y="6755"/>
                <wp:lineTo x="9772" y="4825"/>
                <wp:lineTo x="4746" y="0"/>
                <wp:lineTo x="3909" y="0"/>
              </wp:wrapPolygon>
            </wp:wrapThrough>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85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19EE">
        <w:rPr>
          <w:noProof/>
        </w:rPr>
        <w:drawing>
          <wp:anchor distT="0" distB="0" distL="114300" distR="114300" simplePos="0" relativeHeight="251715584" behindDoc="0" locked="0" layoutInCell="1" allowOverlap="1" wp14:anchorId="16AD197F" wp14:editId="2E9D9C9C">
            <wp:simplePos x="0" y="0"/>
            <wp:positionH relativeFrom="column">
              <wp:posOffset>288925</wp:posOffset>
            </wp:positionH>
            <wp:positionV relativeFrom="paragraph">
              <wp:posOffset>8890</wp:posOffset>
            </wp:positionV>
            <wp:extent cx="1449070" cy="1042035"/>
            <wp:effectExtent l="0" t="0" r="0" b="5715"/>
            <wp:wrapThrough wrapText="bothSides">
              <wp:wrapPolygon edited="0">
                <wp:start x="0" y="0"/>
                <wp:lineTo x="0" y="21324"/>
                <wp:lineTo x="21297" y="21324"/>
                <wp:lineTo x="21297" y="0"/>
                <wp:lineTo x="0" y="0"/>
              </wp:wrapPolygon>
            </wp:wrapThrough>
            <wp:docPr id="22" name="Grafik 22"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ClipAr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0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335A19" w14:textId="4816F59E" w:rsidR="009E5813" w:rsidRPr="00644047" w:rsidRDefault="009E5813" w:rsidP="009E5813"/>
    <w:p w14:paraId="6212D95E" w14:textId="2F04C9C5" w:rsidR="009E5813" w:rsidRPr="00644047" w:rsidRDefault="009E5813" w:rsidP="009E5813"/>
    <w:p w14:paraId="4682438E" w14:textId="59656557" w:rsidR="009E5813" w:rsidRPr="00644047" w:rsidRDefault="009E5813" w:rsidP="009E5813"/>
    <w:p w14:paraId="0C23DF67" w14:textId="69FD9525" w:rsidR="009E5813" w:rsidRPr="00644047" w:rsidRDefault="009E5813" w:rsidP="009E5813"/>
    <w:p w14:paraId="06CD6D88" w14:textId="404F9C89" w:rsidR="009E5813" w:rsidRPr="00644047" w:rsidRDefault="00FF6C1D" w:rsidP="009E5813">
      <w:r>
        <w:rPr>
          <w:noProof/>
        </w:rPr>
        <w:drawing>
          <wp:anchor distT="0" distB="0" distL="114300" distR="114300" simplePos="0" relativeHeight="251662336" behindDoc="1" locked="0" layoutInCell="1" allowOverlap="1" wp14:anchorId="6907B3BA" wp14:editId="45CD9833">
            <wp:simplePos x="0" y="0"/>
            <wp:positionH relativeFrom="margin">
              <wp:posOffset>1038225</wp:posOffset>
            </wp:positionH>
            <wp:positionV relativeFrom="paragraph">
              <wp:posOffset>3810</wp:posOffset>
            </wp:positionV>
            <wp:extent cx="2514600" cy="988060"/>
            <wp:effectExtent l="0" t="0" r="0" b="2540"/>
            <wp:wrapThrough wrapText="bothSides">
              <wp:wrapPolygon edited="0">
                <wp:start x="0" y="0"/>
                <wp:lineTo x="0" y="21239"/>
                <wp:lineTo x="21436" y="21239"/>
                <wp:lineTo x="21436"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14600" cy="988060"/>
                    </a:xfrm>
                    <a:prstGeom prst="rect">
                      <a:avLst/>
                    </a:prstGeom>
                  </pic:spPr>
                </pic:pic>
              </a:graphicData>
            </a:graphic>
            <wp14:sizeRelH relativeFrom="margin">
              <wp14:pctWidth>0</wp14:pctWidth>
            </wp14:sizeRelH>
            <wp14:sizeRelV relativeFrom="margin">
              <wp14:pctHeight>0</wp14:pctHeight>
            </wp14:sizeRelV>
          </wp:anchor>
        </w:drawing>
      </w:r>
    </w:p>
    <w:p w14:paraId="31593B02" w14:textId="1030EFBD" w:rsidR="009E5813" w:rsidRPr="00644047" w:rsidRDefault="009E5813" w:rsidP="009E5813"/>
    <w:p w14:paraId="07F2046E" w14:textId="4CC0F7B6" w:rsidR="009E5813" w:rsidRPr="00644047" w:rsidRDefault="009E5813" w:rsidP="009E5813"/>
    <w:p w14:paraId="2D3B0D6D" w14:textId="3ECE8FE4" w:rsidR="009E5813" w:rsidRPr="00644047" w:rsidRDefault="009E5813" w:rsidP="009E5813"/>
    <w:p w14:paraId="33439148" w14:textId="422943CF" w:rsidR="009E5813" w:rsidRPr="00644047" w:rsidRDefault="009E5813" w:rsidP="009E5813">
      <w:pPr>
        <w:rPr>
          <w:b/>
          <w:bCs/>
        </w:rPr>
      </w:pPr>
    </w:p>
    <w:p w14:paraId="0E510064" w14:textId="189628A8" w:rsidR="009E5813" w:rsidRPr="009E5813" w:rsidRDefault="009E5813" w:rsidP="009502E2">
      <w:r w:rsidRPr="00F9108D">
        <w:rPr>
          <w:b/>
          <w:bCs/>
        </w:rPr>
        <w:t>Firmenname</w:t>
      </w:r>
      <w:r w:rsidRPr="009E5813">
        <w:tab/>
      </w:r>
      <w:r w:rsidRPr="009E5813">
        <w:tab/>
      </w:r>
      <w:r w:rsidRPr="009E5813">
        <w:tab/>
      </w:r>
      <w:r>
        <w:t>Technische Fachschule Bern – Abteilung Informatik</w:t>
      </w:r>
      <w:r w:rsidRPr="009E5813">
        <w:br/>
      </w:r>
      <w:r w:rsidRPr="00F9108D">
        <w:rPr>
          <w:b/>
          <w:bCs/>
        </w:rPr>
        <w:t>Berufsschule</w:t>
      </w:r>
      <w:r>
        <w:tab/>
      </w:r>
      <w:r>
        <w:tab/>
      </w:r>
      <w:r>
        <w:tab/>
        <w:t>Technische Fachschule Bern</w:t>
      </w:r>
      <w:r w:rsidRPr="009E5813">
        <w:br/>
      </w:r>
      <w:r w:rsidR="001410E5">
        <w:rPr>
          <w:b/>
          <w:bCs/>
        </w:rPr>
        <w:t>Experten</w:t>
      </w:r>
      <w:r>
        <w:tab/>
      </w:r>
      <w:r>
        <w:tab/>
      </w:r>
      <w:r>
        <w:tab/>
      </w:r>
      <w:r w:rsidR="001410E5">
        <w:t xml:space="preserve">Raffaele </w:t>
      </w:r>
      <w:proofErr w:type="spellStart"/>
      <w:r w:rsidR="001410E5">
        <w:t>Zompicchiatti</w:t>
      </w:r>
      <w:proofErr w:type="spellEnd"/>
      <w:r w:rsidR="001410E5">
        <w:t xml:space="preserve">, Matthias Heimberg, </w:t>
      </w:r>
      <w:r w:rsidR="001410E5">
        <w:br/>
      </w:r>
      <w:r w:rsidR="001410E5">
        <w:tab/>
      </w:r>
      <w:r w:rsidR="001410E5">
        <w:tab/>
      </w:r>
      <w:r w:rsidR="001410E5">
        <w:tab/>
      </w:r>
      <w:r w:rsidR="001410E5">
        <w:tab/>
        <w:t xml:space="preserve">Claude Fankhauser, Cuno Vollenweider </w:t>
      </w:r>
      <w:r w:rsidRPr="009E5813">
        <w:br/>
      </w:r>
      <w:r w:rsidRPr="00F9108D">
        <w:rPr>
          <w:b/>
          <w:bCs/>
        </w:rPr>
        <w:t>ver. Fachkraft</w:t>
      </w:r>
      <w:r>
        <w:tab/>
      </w:r>
      <w:r>
        <w:tab/>
      </w:r>
      <w:r w:rsidR="001410E5">
        <w:t xml:space="preserve">Raffaele </w:t>
      </w:r>
      <w:proofErr w:type="spellStart"/>
      <w:r w:rsidR="001410E5">
        <w:t>Zompicchiatti</w:t>
      </w:r>
      <w:proofErr w:type="spellEnd"/>
      <w:r w:rsidRPr="009E5813">
        <w:br/>
      </w:r>
      <w:r w:rsidRPr="00F9108D">
        <w:rPr>
          <w:b/>
          <w:bCs/>
        </w:rPr>
        <w:t>Fachrichtung</w:t>
      </w:r>
      <w:r>
        <w:tab/>
      </w:r>
      <w:r>
        <w:tab/>
      </w:r>
      <w:r>
        <w:tab/>
        <w:t>Betriebsinformatik</w:t>
      </w:r>
      <w:r w:rsidRPr="009E5813">
        <w:br/>
      </w:r>
      <w:r w:rsidRPr="00F9108D">
        <w:rPr>
          <w:b/>
          <w:bCs/>
        </w:rPr>
        <w:t>Projektmethode</w:t>
      </w:r>
      <w:r>
        <w:tab/>
      </w:r>
      <w:r>
        <w:tab/>
        <w:t>Hermes</w:t>
      </w:r>
      <w:r w:rsidRPr="009E5813">
        <w:br/>
      </w:r>
      <w:r w:rsidRPr="00F9108D">
        <w:rPr>
          <w:b/>
          <w:bCs/>
        </w:rPr>
        <w:t>Ausgabedatum</w:t>
      </w:r>
      <w:r>
        <w:tab/>
      </w:r>
      <w:r>
        <w:tab/>
      </w:r>
      <w:r w:rsidR="00105D51">
        <w:t>Vor-IPA</w:t>
      </w:r>
      <w:r>
        <w:t xml:space="preserve"> 2021</w:t>
      </w:r>
      <w:r w:rsidR="00105D51">
        <w:t xml:space="preserve"> Kanton Bern</w:t>
      </w:r>
    </w:p>
    <w:p w14:paraId="1C2633FE" w14:textId="77777777" w:rsidR="009E5813" w:rsidRPr="009E5813" w:rsidRDefault="009E5813" w:rsidP="009E5813">
      <w:pPr>
        <w:rPr>
          <w:b/>
          <w:bCs/>
        </w:rPr>
      </w:pPr>
    </w:p>
    <w:p w14:paraId="5487C07A" w14:textId="67232250" w:rsidR="009E5813" w:rsidRDefault="000E61F5" w:rsidP="00F9108D">
      <w:r w:rsidRPr="00F9108D">
        <w:rPr>
          <w:b/>
          <w:bCs/>
        </w:rPr>
        <w:t>Autor</w:t>
      </w:r>
      <w:r>
        <w:tab/>
      </w:r>
      <w:r>
        <w:tab/>
      </w:r>
      <w:r>
        <w:tab/>
      </w:r>
      <w:r>
        <w:tab/>
        <w:t>Michael Schmid</w:t>
      </w:r>
      <w:r>
        <w:br/>
      </w:r>
      <w:r w:rsidRPr="00F9108D">
        <w:rPr>
          <w:b/>
          <w:bCs/>
        </w:rPr>
        <w:t>Version</w:t>
      </w:r>
      <w:r>
        <w:tab/>
      </w:r>
      <w:r>
        <w:tab/>
      </w:r>
      <w:r>
        <w:tab/>
      </w:r>
      <w:r w:rsidRPr="000E61F5">
        <w:t>V</w:t>
      </w:r>
      <w:r w:rsidR="001410E5">
        <w:t xml:space="preserve"> 0</w:t>
      </w:r>
      <w:r w:rsidRPr="000E61F5">
        <w:t>.0</w:t>
      </w:r>
      <w:r>
        <w:br/>
      </w:r>
      <w:r w:rsidR="009E5813" w:rsidRPr="00F9108D">
        <w:rPr>
          <w:b/>
          <w:bCs/>
        </w:rPr>
        <w:t>Status</w:t>
      </w:r>
      <w:r w:rsidR="009E5813">
        <w:tab/>
      </w:r>
      <w:r w:rsidR="009E5813">
        <w:tab/>
      </w:r>
      <w:r w:rsidR="009E5813">
        <w:tab/>
      </w:r>
      <w:r w:rsidR="009E5813">
        <w:tab/>
      </w:r>
      <w:r w:rsidR="0045506B">
        <w:t xml:space="preserve">In </w:t>
      </w:r>
      <w:r w:rsidR="001410E5">
        <w:t>Bearbeitung</w:t>
      </w:r>
      <w:r w:rsidR="009E5813" w:rsidRPr="009E5813">
        <w:br/>
      </w:r>
    </w:p>
    <w:p w14:paraId="51721F54" w14:textId="26ECAB19" w:rsidR="009549EF" w:rsidRDefault="009549EF">
      <w:pPr>
        <w:rPr>
          <w:b/>
          <w:bCs/>
        </w:rPr>
      </w:pPr>
      <w:r>
        <w:rPr>
          <w:b/>
          <w:bCs/>
        </w:rPr>
        <w:br w:type="page"/>
      </w:r>
    </w:p>
    <w:p w14:paraId="4288211F" w14:textId="4A45E899" w:rsidR="00617E7F" w:rsidRPr="00E13228" w:rsidRDefault="00617E7F" w:rsidP="00617E7F">
      <w:pPr>
        <w:pStyle w:val="berschrift1"/>
        <w:numPr>
          <w:ilvl w:val="0"/>
          <w:numId w:val="0"/>
        </w:numPr>
        <w:ind w:left="360"/>
        <w:rPr>
          <w:sz w:val="48"/>
          <w:szCs w:val="40"/>
        </w:rPr>
      </w:pPr>
      <w:bookmarkStart w:id="1" w:name="_Toc88727783"/>
      <w:r w:rsidRPr="00654EE9">
        <w:rPr>
          <w:sz w:val="48"/>
          <w:szCs w:val="40"/>
        </w:rPr>
        <w:lastRenderedPageBreak/>
        <w:t>Teil 1: Ablauf und Umgebung</w:t>
      </w:r>
      <w:bookmarkEnd w:id="1"/>
    </w:p>
    <w:p w14:paraId="7B6B8BE8" w14:textId="62514B11" w:rsidR="00617E7F" w:rsidRPr="00E13228" w:rsidRDefault="00617E7F" w:rsidP="00617E7F"/>
    <w:p w14:paraId="63B9AE14" w14:textId="77777777" w:rsidR="000D5C49" w:rsidRPr="00E13228" w:rsidRDefault="000D5C49" w:rsidP="00617E7F"/>
    <w:p w14:paraId="6D8C9171" w14:textId="33E7E537" w:rsidR="000D5C49" w:rsidRPr="000D5C49" w:rsidRDefault="000D5C49" w:rsidP="00617E7F">
      <w:r w:rsidRPr="000D5C49">
        <w:rPr>
          <w:b/>
          <w:bCs/>
        </w:rPr>
        <w:t>Vor-IPA Projektname:</w:t>
      </w:r>
      <w:r w:rsidRPr="000D5C49">
        <w:tab/>
      </w:r>
      <w:r>
        <w:t>Datenbank Web Applikation als Azure Cloud Docker Container</w:t>
      </w:r>
      <w:r>
        <w:br/>
      </w:r>
      <w:r w:rsidRPr="000D5C49">
        <w:rPr>
          <w:b/>
          <w:bCs/>
        </w:rPr>
        <w:t>Autor:</w:t>
      </w:r>
      <w:r w:rsidRPr="000D5C49">
        <w:rPr>
          <w:b/>
          <w:bCs/>
        </w:rPr>
        <w:tab/>
      </w:r>
      <w:r>
        <w:tab/>
      </w:r>
      <w:r>
        <w:tab/>
      </w:r>
      <w:r>
        <w:tab/>
        <w:t>Michael Schmid</w:t>
      </w:r>
      <w:r>
        <w:br/>
      </w:r>
    </w:p>
    <w:p w14:paraId="13C38F97" w14:textId="77777777" w:rsidR="00FF6C1D" w:rsidRPr="00105D51" w:rsidRDefault="00FF6C1D" w:rsidP="00FF6C1D">
      <w:pPr>
        <w:pStyle w:val="berschrift1"/>
        <w:numPr>
          <w:ilvl w:val="0"/>
          <w:numId w:val="0"/>
        </w:numPr>
        <w:ind w:left="360"/>
        <w:rPr>
          <w:sz w:val="64"/>
          <w:szCs w:val="64"/>
        </w:rPr>
      </w:pPr>
    </w:p>
    <w:p w14:paraId="50685738" w14:textId="77777777" w:rsidR="00FF6C1D" w:rsidRPr="00644047" w:rsidRDefault="00FF6C1D" w:rsidP="00FF6C1D">
      <w:r>
        <w:rPr>
          <w:noProof/>
        </w:rPr>
        <w:drawing>
          <wp:anchor distT="0" distB="0" distL="114300" distR="114300" simplePos="0" relativeHeight="251719680" behindDoc="0" locked="0" layoutInCell="1" allowOverlap="1" wp14:anchorId="1C551D03" wp14:editId="0846D063">
            <wp:simplePos x="0" y="0"/>
            <wp:positionH relativeFrom="column">
              <wp:posOffset>2719705</wp:posOffset>
            </wp:positionH>
            <wp:positionV relativeFrom="paragraph">
              <wp:posOffset>266065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52" name="Grafik 52"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E6D523" w14:textId="77777777" w:rsidR="00FF6C1D" w:rsidRPr="00644047" w:rsidRDefault="00FF6C1D" w:rsidP="00FF6C1D">
      <w:r>
        <w:rPr>
          <w:noProof/>
        </w:rPr>
        <w:drawing>
          <wp:anchor distT="0" distB="0" distL="114300" distR="114300" simplePos="0" relativeHeight="251723776" behindDoc="0" locked="0" layoutInCell="1" allowOverlap="1" wp14:anchorId="1FB526B5" wp14:editId="039A9ED6">
            <wp:simplePos x="0" y="0"/>
            <wp:positionH relativeFrom="margin">
              <wp:posOffset>342265</wp:posOffset>
            </wp:positionH>
            <wp:positionV relativeFrom="paragraph">
              <wp:posOffset>4445</wp:posOffset>
            </wp:positionV>
            <wp:extent cx="1760855" cy="1074420"/>
            <wp:effectExtent l="0" t="0" r="0" b="0"/>
            <wp:wrapThrough wrapText="bothSides">
              <wp:wrapPolygon edited="0">
                <wp:start x="0" y="0"/>
                <wp:lineTo x="0" y="21064"/>
                <wp:lineTo x="21265" y="21064"/>
                <wp:lineTo x="21265" y="0"/>
                <wp:lineTo x="0" y="0"/>
              </wp:wrapPolygon>
            </wp:wrapThrough>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5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8B78BB" w14:textId="77777777" w:rsidR="00FF6C1D" w:rsidRPr="00644047" w:rsidRDefault="00FF6C1D" w:rsidP="00FF6C1D">
      <w:r w:rsidRPr="00E219EE">
        <w:t xml:space="preserve"> </w:t>
      </w:r>
    </w:p>
    <w:p w14:paraId="20A36FAF" w14:textId="77777777" w:rsidR="00FF6C1D" w:rsidRPr="00644047" w:rsidRDefault="00FF6C1D" w:rsidP="00FF6C1D"/>
    <w:p w14:paraId="39004692" w14:textId="77777777" w:rsidR="00FF6C1D" w:rsidRPr="00644047" w:rsidRDefault="00FF6C1D" w:rsidP="00FF6C1D"/>
    <w:p w14:paraId="5AA01924" w14:textId="77777777" w:rsidR="00FF6C1D" w:rsidRPr="00644047" w:rsidRDefault="00FF6C1D" w:rsidP="00FF6C1D"/>
    <w:p w14:paraId="4AF16C91" w14:textId="77777777" w:rsidR="00FF6C1D" w:rsidRPr="00644047" w:rsidRDefault="00FF6C1D" w:rsidP="00FF6C1D">
      <w:r>
        <w:rPr>
          <w:noProof/>
        </w:rPr>
        <w:drawing>
          <wp:anchor distT="0" distB="0" distL="114300" distR="114300" simplePos="0" relativeHeight="251722752" behindDoc="0" locked="0" layoutInCell="1" allowOverlap="1" wp14:anchorId="5DCC2A3E" wp14:editId="7C7D76B2">
            <wp:simplePos x="0" y="0"/>
            <wp:positionH relativeFrom="margin">
              <wp:posOffset>2430145</wp:posOffset>
            </wp:positionH>
            <wp:positionV relativeFrom="paragraph">
              <wp:posOffset>10795</wp:posOffset>
            </wp:positionV>
            <wp:extent cx="2947670" cy="852805"/>
            <wp:effectExtent l="0" t="0" r="5080" b="4445"/>
            <wp:wrapThrough wrapText="bothSides">
              <wp:wrapPolygon edited="0">
                <wp:start x="3909" y="0"/>
                <wp:lineTo x="1536" y="7720"/>
                <wp:lineTo x="279" y="15440"/>
                <wp:lineTo x="0" y="17853"/>
                <wp:lineTo x="0" y="19783"/>
                <wp:lineTo x="1536" y="21230"/>
                <wp:lineTo x="8236" y="21230"/>
                <wp:lineTo x="21498" y="19783"/>
                <wp:lineTo x="21498" y="9168"/>
                <wp:lineTo x="11307" y="6755"/>
                <wp:lineTo x="9772" y="4825"/>
                <wp:lineTo x="4746" y="0"/>
                <wp:lineTo x="3909" y="0"/>
              </wp:wrapPolygon>
            </wp:wrapThrough>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85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19EE">
        <w:rPr>
          <w:noProof/>
        </w:rPr>
        <w:drawing>
          <wp:anchor distT="0" distB="0" distL="114300" distR="114300" simplePos="0" relativeHeight="251721728" behindDoc="0" locked="0" layoutInCell="1" allowOverlap="1" wp14:anchorId="743F7343" wp14:editId="4135C10F">
            <wp:simplePos x="0" y="0"/>
            <wp:positionH relativeFrom="column">
              <wp:posOffset>288925</wp:posOffset>
            </wp:positionH>
            <wp:positionV relativeFrom="paragraph">
              <wp:posOffset>8890</wp:posOffset>
            </wp:positionV>
            <wp:extent cx="1449070" cy="1042035"/>
            <wp:effectExtent l="0" t="0" r="0" b="5715"/>
            <wp:wrapThrough wrapText="bothSides">
              <wp:wrapPolygon edited="0">
                <wp:start x="0" y="0"/>
                <wp:lineTo x="0" y="21324"/>
                <wp:lineTo x="21297" y="21324"/>
                <wp:lineTo x="21297" y="0"/>
                <wp:lineTo x="0" y="0"/>
              </wp:wrapPolygon>
            </wp:wrapThrough>
            <wp:docPr id="57" name="Grafik 57"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ClipAr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0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EE57F" w14:textId="77777777" w:rsidR="00FF6C1D" w:rsidRPr="00644047" w:rsidRDefault="00FF6C1D" w:rsidP="00FF6C1D"/>
    <w:p w14:paraId="4417056A" w14:textId="77777777" w:rsidR="00FF6C1D" w:rsidRPr="00644047" w:rsidRDefault="00FF6C1D" w:rsidP="00FF6C1D"/>
    <w:p w14:paraId="423789E6" w14:textId="77777777" w:rsidR="00FF6C1D" w:rsidRPr="00644047" w:rsidRDefault="00FF6C1D" w:rsidP="00FF6C1D"/>
    <w:p w14:paraId="67B226F3" w14:textId="77777777" w:rsidR="00FF6C1D" w:rsidRPr="00644047" w:rsidRDefault="00FF6C1D" w:rsidP="00FF6C1D"/>
    <w:p w14:paraId="388D35C8" w14:textId="77777777" w:rsidR="00FF6C1D" w:rsidRPr="00644047" w:rsidRDefault="00FF6C1D" w:rsidP="00FF6C1D">
      <w:r>
        <w:rPr>
          <w:noProof/>
        </w:rPr>
        <w:drawing>
          <wp:anchor distT="0" distB="0" distL="114300" distR="114300" simplePos="0" relativeHeight="251720704" behindDoc="1" locked="0" layoutInCell="1" allowOverlap="1" wp14:anchorId="463C2FB2" wp14:editId="0DFE91F0">
            <wp:simplePos x="0" y="0"/>
            <wp:positionH relativeFrom="margin">
              <wp:posOffset>1038225</wp:posOffset>
            </wp:positionH>
            <wp:positionV relativeFrom="paragraph">
              <wp:posOffset>3810</wp:posOffset>
            </wp:positionV>
            <wp:extent cx="2514600" cy="988060"/>
            <wp:effectExtent l="0" t="0" r="0" b="2540"/>
            <wp:wrapThrough wrapText="bothSides">
              <wp:wrapPolygon edited="0">
                <wp:start x="0" y="0"/>
                <wp:lineTo x="0" y="21239"/>
                <wp:lineTo x="21436" y="21239"/>
                <wp:lineTo x="21436" y="0"/>
                <wp:lineTo x="0" y="0"/>
              </wp:wrapPolygon>
            </wp:wrapThrough>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514600" cy="988060"/>
                    </a:xfrm>
                    <a:prstGeom prst="rect">
                      <a:avLst/>
                    </a:prstGeom>
                  </pic:spPr>
                </pic:pic>
              </a:graphicData>
            </a:graphic>
            <wp14:sizeRelH relativeFrom="margin">
              <wp14:pctWidth>0</wp14:pctWidth>
            </wp14:sizeRelH>
            <wp14:sizeRelV relativeFrom="margin">
              <wp14:pctHeight>0</wp14:pctHeight>
            </wp14:sizeRelV>
          </wp:anchor>
        </w:drawing>
      </w:r>
    </w:p>
    <w:p w14:paraId="7191F2C2" w14:textId="77777777" w:rsidR="00617E7F" w:rsidRPr="000D5C49" w:rsidRDefault="00617E7F" w:rsidP="00617E7F"/>
    <w:p w14:paraId="071B02AD" w14:textId="77777777" w:rsidR="00617E7F" w:rsidRPr="000D5C49" w:rsidRDefault="00617E7F" w:rsidP="00617E7F"/>
    <w:p w14:paraId="3242669D" w14:textId="77777777" w:rsidR="00617E7F" w:rsidRPr="000D5C49" w:rsidRDefault="00617E7F" w:rsidP="00617E7F"/>
    <w:p w14:paraId="38675E9E" w14:textId="2ED7DCEE" w:rsidR="00617E7F" w:rsidRPr="000D5C49" w:rsidRDefault="00617E7F" w:rsidP="00617E7F"/>
    <w:p w14:paraId="70A5951C" w14:textId="77777777" w:rsidR="00617E7F" w:rsidRPr="000D5C49" w:rsidRDefault="00617E7F" w:rsidP="00617E7F"/>
    <w:p w14:paraId="1B56387A" w14:textId="77777777" w:rsidR="00617E7F" w:rsidRPr="000D5C49" w:rsidRDefault="00617E7F" w:rsidP="00617E7F"/>
    <w:p w14:paraId="55C169F9" w14:textId="77777777" w:rsidR="00617E7F" w:rsidRPr="000D5C49" w:rsidRDefault="00617E7F" w:rsidP="00617E7F"/>
    <w:p w14:paraId="780B647F" w14:textId="77777777" w:rsidR="00617E7F" w:rsidRPr="000D5C49" w:rsidRDefault="00617E7F" w:rsidP="00617E7F"/>
    <w:p w14:paraId="681B63AE" w14:textId="1782AA8A" w:rsidR="00617E7F" w:rsidRPr="000D5C49" w:rsidRDefault="00617E7F" w:rsidP="00617E7F"/>
    <w:p w14:paraId="7DCBFAAD" w14:textId="77777777" w:rsidR="00617E7F" w:rsidRPr="000D5C49" w:rsidRDefault="00617E7F" w:rsidP="00617E7F"/>
    <w:p w14:paraId="155CB157" w14:textId="77777777" w:rsidR="00617E7F" w:rsidRPr="000D5C49" w:rsidRDefault="00617E7F" w:rsidP="00617E7F"/>
    <w:p w14:paraId="4B80F787" w14:textId="77777777" w:rsidR="00617E7F" w:rsidRPr="00617E7F" w:rsidRDefault="00617E7F" w:rsidP="00617E7F"/>
    <w:p w14:paraId="1191B7E9" w14:textId="665F112A" w:rsidR="009E5813" w:rsidRDefault="009549EF" w:rsidP="009549EF">
      <w:pPr>
        <w:pStyle w:val="berschrift1"/>
      </w:pPr>
      <w:bookmarkStart w:id="2" w:name="_Toc88727784"/>
      <w:r>
        <w:t xml:space="preserve">Kurzfassung des </w:t>
      </w:r>
      <w:r w:rsidR="00171C7E">
        <w:t>Vor-</w:t>
      </w:r>
      <w:r w:rsidR="00A5336E">
        <w:t>IPA</w:t>
      </w:r>
      <w:r>
        <w:t>-Berichts</w:t>
      </w:r>
      <w:bookmarkEnd w:id="2"/>
    </w:p>
    <w:p w14:paraId="060F784A" w14:textId="1A867219" w:rsidR="00171C7E" w:rsidRDefault="00171C7E" w:rsidP="00171C7E"/>
    <w:p w14:paraId="32D3D9F0" w14:textId="73342567" w:rsidR="00171C7E" w:rsidRPr="00171C7E" w:rsidRDefault="00171C7E" w:rsidP="00171C7E">
      <w:r>
        <w:t>Dieser Abschnitt dient als eine Zusammenfassung für die Vor-IPA</w:t>
      </w:r>
      <w:r w:rsidR="00685013">
        <w:t xml:space="preserve"> und richtet sich an Fachpersonen.</w:t>
      </w:r>
    </w:p>
    <w:p w14:paraId="08D9B4FA" w14:textId="49A0D6FB" w:rsidR="00B5560B" w:rsidRDefault="00B5560B" w:rsidP="00F230B5">
      <w:pPr>
        <w:pStyle w:val="berschrift2"/>
      </w:pPr>
      <w:bookmarkStart w:id="3" w:name="_Toc88727785"/>
      <w:r w:rsidRPr="00F230B5">
        <w:t>Ausgangssituation</w:t>
      </w:r>
      <w:bookmarkEnd w:id="3"/>
    </w:p>
    <w:p w14:paraId="7FB5C580" w14:textId="70AA9CE4" w:rsidR="00B5560B" w:rsidRDefault="00304119" w:rsidP="00304119">
      <w:r w:rsidRPr="00304119">
        <w:t>Im Rahmen des Werkstattunterrichts sollen für die laufenden Projekte viele Webservices und Datenbanken etc. in Zukunft in der Cloud laufen. Im Sinne der Wartbarkeit und Portabilität sollen diese Services als Docker Container laufen können. Um ausserdem die Sicherheit der verwendeten Datenbanken zu erhöhen, sollen diese hinter der Azure Firewall versteckt bleiben und nur von einem Webservice, der die einzige Schnittstelle zur Aussenwelt darstellt, ansteuerbar</w:t>
      </w:r>
      <w:r>
        <w:t xml:space="preserve"> sein.</w:t>
      </w:r>
    </w:p>
    <w:p w14:paraId="5C51C8DE" w14:textId="4893D82C" w:rsidR="00E13228" w:rsidRDefault="00E13228" w:rsidP="00304119"/>
    <w:p w14:paraId="6AD8DC8F" w14:textId="383F10B4" w:rsidR="00E13228" w:rsidRDefault="00E13228" w:rsidP="00304119"/>
    <w:p w14:paraId="66709A89" w14:textId="714D67B9" w:rsidR="00E13228" w:rsidRDefault="00E13228" w:rsidP="00E13228">
      <w:pPr>
        <w:pStyle w:val="berschrift2"/>
      </w:pPr>
      <w:bookmarkStart w:id="4" w:name="_Toc88727786"/>
      <w:r>
        <w:t>Umsetzung</w:t>
      </w:r>
      <w:bookmarkEnd w:id="4"/>
    </w:p>
    <w:p w14:paraId="419123F6" w14:textId="58ACDD1F" w:rsidR="00E13228" w:rsidRPr="00E13228" w:rsidRDefault="00E13228" w:rsidP="00E13228">
      <w:r>
        <w:t xml:space="preserve">Im Rahmen dieser Vor-IPA wird eine Datenbank Webapplikation als Azure Cloud Docker Container eingerichtet. </w:t>
      </w:r>
      <w:r w:rsidR="00B548F7">
        <w:t xml:space="preserve">Die verwendeten Technologien sind vom Auftraggeber vorgeschrieben. Das gesamte Projekt </w:t>
      </w:r>
      <w:commentRangeStart w:id="5"/>
      <w:r w:rsidR="00B548F7">
        <w:t>wird</w:t>
      </w:r>
      <w:commentRangeEnd w:id="5"/>
      <w:r w:rsidR="009D53B7">
        <w:rPr>
          <w:rStyle w:val="Kommentarzeichen"/>
        </w:rPr>
        <w:commentReference w:id="5"/>
      </w:r>
      <w:r w:rsidR="009D53B7">
        <w:t xml:space="preserve"> </w:t>
      </w:r>
      <w:r w:rsidR="00B548F7">
        <w:t xml:space="preserve"> der Projektmethode Hermes 5 IPA geplant und durchgeführt.</w:t>
      </w:r>
      <w:r w:rsidR="000E4C11">
        <w:t xml:space="preserve"> Sämtliche benötigte Informationen und Schritte wie eine </w:t>
      </w:r>
      <w:proofErr w:type="spellStart"/>
      <w:r w:rsidR="000E4C11">
        <w:t>NodeJS</w:t>
      </w:r>
      <w:proofErr w:type="spellEnd"/>
      <w:r w:rsidR="000E4C11">
        <w:t xml:space="preserve">/Express </w:t>
      </w:r>
      <w:r w:rsidR="004A5BBF">
        <w:t>JavaScript</w:t>
      </w:r>
      <w:r w:rsidR="000E4C11">
        <w:t xml:space="preserve"> Webapplikation als </w:t>
      </w:r>
      <w:proofErr w:type="spellStart"/>
      <w:r w:rsidR="000E4C11">
        <w:t>Dockercontainer</w:t>
      </w:r>
      <w:proofErr w:type="spellEnd"/>
      <w:r w:rsidR="000E4C11">
        <w:t xml:space="preserve"> in der Cloud zur Verfügung gestellt werden kann, sind in diesem Dokument festgehalten.</w:t>
      </w:r>
    </w:p>
    <w:p w14:paraId="4E81E46E" w14:textId="77777777" w:rsidR="00E13228" w:rsidRPr="00E13228" w:rsidRDefault="00E13228" w:rsidP="00E13228"/>
    <w:p w14:paraId="17658C57" w14:textId="161DB1E0" w:rsidR="00B5560B" w:rsidRDefault="00B5560B" w:rsidP="00B5560B">
      <w:pPr>
        <w:pStyle w:val="berschrift2"/>
      </w:pPr>
      <w:bookmarkStart w:id="6" w:name="_Toc88727787"/>
      <w:r>
        <w:t>Ergebnis</w:t>
      </w:r>
      <w:bookmarkEnd w:id="6"/>
    </w:p>
    <w:p w14:paraId="0DB357D9" w14:textId="30FACD5E" w:rsidR="00B35076" w:rsidRDefault="00F74E5D">
      <w:r>
        <w:t xml:space="preserve">Die Datenbank Webapplikation wurde als </w:t>
      </w:r>
      <w:proofErr w:type="spellStart"/>
      <w:r>
        <w:t>Dockercontainer</w:t>
      </w:r>
      <w:proofErr w:type="spellEnd"/>
      <w:r>
        <w:t xml:space="preserve"> in der Azure Cloud zur Verfügung gestellt. </w:t>
      </w:r>
      <w:r w:rsidR="00DA25DD">
        <w:t xml:space="preserve">Es können Daten per REST an die Webapplikation gesendet werde, welche diese </w:t>
      </w:r>
      <w:commentRangeStart w:id="7"/>
      <w:r w:rsidR="00DA25DD">
        <w:t>einer</w:t>
      </w:r>
      <w:commentRangeEnd w:id="7"/>
      <w:r w:rsidR="009D53B7">
        <w:rPr>
          <w:rStyle w:val="Kommentarzeichen"/>
        </w:rPr>
        <w:commentReference w:id="7"/>
      </w:r>
      <w:r w:rsidR="00DA25DD">
        <w:t xml:space="preserve"> in Azure ansässigen MySQL Datenbank abspeichert.   </w:t>
      </w:r>
      <w:r w:rsidR="00B35076">
        <w:br w:type="page"/>
      </w:r>
    </w:p>
    <w:p w14:paraId="7B1B344F" w14:textId="3F522DDB" w:rsidR="00131ACB" w:rsidRDefault="00131ACB" w:rsidP="00421502">
      <w:pPr>
        <w:pStyle w:val="berschrift1"/>
      </w:pPr>
      <w:bookmarkStart w:id="8" w:name="_Toc88727788"/>
      <w:r>
        <w:lastRenderedPageBreak/>
        <w:t>Inhaltsverzeichnis</w:t>
      </w:r>
      <w:bookmarkEnd w:id="8"/>
    </w:p>
    <w:sdt>
      <w:sdtPr>
        <w:rPr>
          <w:rFonts w:ascii="Arial" w:eastAsiaTheme="minorHAnsi" w:hAnsi="Arial" w:cstheme="minorBidi"/>
          <w:color w:val="auto"/>
          <w:sz w:val="22"/>
          <w:szCs w:val="22"/>
          <w:lang w:val="de-DE" w:eastAsia="en-US"/>
        </w:rPr>
        <w:id w:val="1287316334"/>
        <w:docPartObj>
          <w:docPartGallery w:val="Table of Contents"/>
          <w:docPartUnique/>
        </w:docPartObj>
      </w:sdtPr>
      <w:sdtEndPr>
        <w:rPr>
          <w:b/>
          <w:bCs/>
        </w:rPr>
      </w:sdtEndPr>
      <w:sdtContent>
        <w:p w14:paraId="78AF0D8D" w14:textId="3C4D145F" w:rsidR="00B35076" w:rsidRDefault="00B35076">
          <w:pPr>
            <w:pStyle w:val="Inhaltsverzeichnisberschrift"/>
          </w:pPr>
        </w:p>
        <w:p w14:paraId="226EB63C" w14:textId="176FC9B4" w:rsidR="00242ACB" w:rsidRDefault="00B35076">
          <w:pPr>
            <w:pStyle w:val="Verzeichnis1"/>
            <w:tabs>
              <w:tab w:val="right" w:leader="dot" w:pos="9062"/>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88727782" w:history="1">
            <w:r w:rsidR="00242ACB" w:rsidRPr="00CD4A78">
              <w:rPr>
                <w:rStyle w:val="Hyperlink"/>
                <w:noProof/>
              </w:rPr>
              <w:t>Vor-IPA Dokumentation</w:t>
            </w:r>
            <w:r w:rsidR="00242ACB">
              <w:rPr>
                <w:noProof/>
                <w:webHidden/>
              </w:rPr>
              <w:tab/>
            </w:r>
            <w:r w:rsidR="00242ACB">
              <w:rPr>
                <w:noProof/>
                <w:webHidden/>
              </w:rPr>
              <w:fldChar w:fldCharType="begin"/>
            </w:r>
            <w:r w:rsidR="00242ACB">
              <w:rPr>
                <w:noProof/>
                <w:webHidden/>
              </w:rPr>
              <w:instrText xml:space="preserve"> PAGEREF _Toc88727782 \h </w:instrText>
            </w:r>
            <w:r w:rsidR="00242ACB">
              <w:rPr>
                <w:noProof/>
                <w:webHidden/>
              </w:rPr>
            </w:r>
            <w:r w:rsidR="00242ACB">
              <w:rPr>
                <w:noProof/>
                <w:webHidden/>
              </w:rPr>
              <w:fldChar w:fldCharType="separate"/>
            </w:r>
            <w:r w:rsidR="00242ACB">
              <w:rPr>
                <w:noProof/>
                <w:webHidden/>
              </w:rPr>
              <w:t>1</w:t>
            </w:r>
            <w:r w:rsidR="00242ACB">
              <w:rPr>
                <w:noProof/>
                <w:webHidden/>
              </w:rPr>
              <w:fldChar w:fldCharType="end"/>
            </w:r>
          </w:hyperlink>
        </w:p>
        <w:p w14:paraId="0C51CDED" w14:textId="6F2C4CD7" w:rsidR="00242ACB" w:rsidRDefault="00DF12E8">
          <w:pPr>
            <w:pStyle w:val="Verzeichnis1"/>
            <w:tabs>
              <w:tab w:val="right" w:leader="dot" w:pos="9062"/>
            </w:tabs>
            <w:rPr>
              <w:rFonts w:asciiTheme="minorHAnsi" w:eastAsiaTheme="minorEastAsia" w:hAnsiTheme="minorHAnsi"/>
              <w:noProof/>
              <w:lang w:eastAsia="de-CH"/>
            </w:rPr>
          </w:pPr>
          <w:hyperlink w:anchor="_Toc88727783" w:history="1">
            <w:r w:rsidR="00242ACB" w:rsidRPr="00CD4A78">
              <w:rPr>
                <w:rStyle w:val="Hyperlink"/>
                <w:noProof/>
              </w:rPr>
              <w:t>Teil 1: Ablauf und Umgebung</w:t>
            </w:r>
            <w:r w:rsidR="00242ACB">
              <w:rPr>
                <w:noProof/>
                <w:webHidden/>
              </w:rPr>
              <w:tab/>
            </w:r>
            <w:r w:rsidR="00242ACB">
              <w:rPr>
                <w:noProof/>
                <w:webHidden/>
              </w:rPr>
              <w:fldChar w:fldCharType="begin"/>
            </w:r>
            <w:r w:rsidR="00242ACB">
              <w:rPr>
                <w:noProof/>
                <w:webHidden/>
              </w:rPr>
              <w:instrText xml:space="preserve"> PAGEREF _Toc88727783 \h </w:instrText>
            </w:r>
            <w:r w:rsidR="00242ACB">
              <w:rPr>
                <w:noProof/>
                <w:webHidden/>
              </w:rPr>
            </w:r>
            <w:r w:rsidR="00242ACB">
              <w:rPr>
                <w:noProof/>
                <w:webHidden/>
              </w:rPr>
              <w:fldChar w:fldCharType="separate"/>
            </w:r>
            <w:r w:rsidR="00242ACB">
              <w:rPr>
                <w:noProof/>
                <w:webHidden/>
              </w:rPr>
              <w:t>2</w:t>
            </w:r>
            <w:r w:rsidR="00242ACB">
              <w:rPr>
                <w:noProof/>
                <w:webHidden/>
              </w:rPr>
              <w:fldChar w:fldCharType="end"/>
            </w:r>
          </w:hyperlink>
        </w:p>
        <w:p w14:paraId="3955C46E" w14:textId="56256629" w:rsidR="00242ACB" w:rsidRDefault="00DF12E8">
          <w:pPr>
            <w:pStyle w:val="Verzeichnis1"/>
            <w:tabs>
              <w:tab w:val="left" w:pos="440"/>
              <w:tab w:val="right" w:leader="dot" w:pos="9062"/>
            </w:tabs>
            <w:rPr>
              <w:rFonts w:asciiTheme="minorHAnsi" w:eastAsiaTheme="minorEastAsia" w:hAnsiTheme="minorHAnsi"/>
              <w:noProof/>
              <w:lang w:eastAsia="de-CH"/>
            </w:rPr>
          </w:pPr>
          <w:hyperlink w:anchor="_Toc88727784" w:history="1">
            <w:r w:rsidR="00242ACB" w:rsidRPr="00CD4A78">
              <w:rPr>
                <w:rStyle w:val="Hyperlink"/>
                <w:noProof/>
              </w:rPr>
              <w:t>1.</w:t>
            </w:r>
            <w:r w:rsidR="00242ACB">
              <w:rPr>
                <w:rFonts w:asciiTheme="minorHAnsi" w:eastAsiaTheme="minorEastAsia" w:hAnsiTheme="minorHAnsi"/>
                <w:noProof/>
                <w:lang w:eastAsia="de-CH"/>
              </w:rPr>
              <w:tab/>
            </w:r>
            <w:r w:rsidR="00242ACB" w:rsidRPr="00CD4A78">
              <w:rPr>
                <w:rStyle w:val="Hyperlink"/>
                <w:noProof/>
              </w:rPr>
              <w:t>Kurzfassung des Vor-IPA-Berichts</w:t>
            </w:r>
            <w:r w:rsidR="00242ACB">
              <w:rPr>
                <w:noProof/>
                <w:webHidden/>
              </w:rPr>
              <w:tab/>
            </w:r>
            <w:r w:rsidR="00242ACB">
              <w:rPr>
                <w:noProof/>
                <w:webHidden/>
              </w:rPr>
              <w:fldChar w:fldCharType="begin"/>
            </w:r>
            <w:r w:rsidR="00242ACB">
              <w:rPr>
                <w:noProof/>
                <w:webHidden/>
              </w:rPr>
              <w:instrText xml:space="preserve"> PAGEREF _Toc88727784 \h </w:instrText>
            </w:r>
            <w:r w:rsidR="00242ACB">
              <w:rPr>
                <w:noProof/>
                <w:webHidden/>
              </w:rPr>
            </w:r>
            <w:r w:rsidR="00242ACB">
              <w:rPr>
                <w:noProof/>
                <w:webHidden/>
              </w:rPr>
              <w:fldChar w:fldCharType="separate"/>
            </w:r>
            <w:r w:rsidR="00242ACB">
              <w:rPr>
                <w:noProof/>
                <w:webHidden/>
              </w:rPr>
              <w:t>3</w:t>
            </w:r>
            <w:r w:rsidR="00242ACB">
              <w:rPr>
                <w:noProof/>
                <w:webHidden/>
              </w:rPr>
              <w:fldChar w:fldCharType="end"/>
            </w:r>
          </w:hyperlink>
        </w:p>
        <w:p w14:paraId="2A5D86CE" w14:textId="6FBBBE93"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785" w:history="1">
            <w:r w:rsidR="00242ACB" w:rsidRPr="00CD4A78">
              <w:rPr>
                <w:rStyle w:val="Hyperlink"/>
                <w:noProof/>
              </w:rPr>
              <w:t>1.1</w:t>
            </w:r>
            <w:r w:rsidR="00242ACB">
              <w:rPr>
                <w:rFonts w:asciiTheme="minorHAnsi" w:eastAsiaTheme="minorEastAsia" w:hAnsiTheme="minorHAnsi"/>
                <w:noProof/>
                <w:lang w:eastAsia="de-CH"/>
              </w:rPr>
              <w:tab/>
            </w:r>
            <w:r w:rsidR="00242ACB" w:rsidRPr="00CD4A78">
              <w:rPr>
                <w:rStyle w:val="Hyperlink"/>
                <w:noProof/>
              </w:rPr>
              <w:t>Ausgangssituation</w:t>
            </w:r>
            <w:r w:rsidR="00242ACB">
              <w:rPr>
                <w:noProof/>
                <w:webHidden/>
              </w:rPr>
              <w:tab/>
            </w:r>
            <w:r w:rsidR="00242ACB">
              <w:rPr>
                <w:noProof/>
                <w:webHidden/>
              </w:rPr>
              <w:fldChar w:fldCharType="begin"/>
            </w:r>
            <w:r w:rsidR="00242ACB">
              <w:rPr>
                <w:noProof/>
                <w:webHidden/>
              </w:rPr>
              <w:instrText xml:space="preserve"> PAGEREF _Toc88727785 \h </w:instrText>
            </w:r>
            <w:r w:rsidR="00242ACB">
              <w:rPr>
                <w:noProof/>
                <w:webHidden/>
              </w:rPr>
            </w:r>
            <w:r w:rsidR="00242ACB">
              <w:rPr>
                <w:noProof/>
                <w:webHidden/>
              </w:rPr>
              <w:fldChar w:fldCharType="separate"/>
            </w:r>
            <w:r w:rsidR="00242ACB">
              <w:rPr>
                <w:noProof/>
                <w:webHidden/>
              </w:rPr>
              <w:t>3</w:t>
            </w:r>
            <w:r w:rsidR="00242ACB">
              <w:rPr>
                <w:noProof/>
                <w:webHidden/>
              </w:rPr>
              <w:fldChar w:fldCharType="end"/>
            </w:r>
          </w:hyperlink>
        </w:p>
        <w:p w14:paraId="61095451" w14:textId="125CD1E8"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786" w:history="1">
            <w:r w:rsidR="00242ACB" w:rsidRPr="00CD4A78">
              <w:rPr>
                <w:rStyle w:val="Hyperlink"/>
                <w:noProof/>
              </w:rPr>
              <w:t>1.2</w:t>
            </w:r>
            <w:r w:rsidR="00242ACB">
              <w:rPr>
                <w:rFonts w:asciiTheme="minorHAnsi" w:eastAsiaTheme="minorEastAsia" w:hAnsiTheme="minorHAnsi"/>
                <w:noProof/>
                <w:lang w:eastAsia="de-CH"/>
              </w:rPr>
              <w:tab/>
            </w:r>
            <w:r w:rsidR="00242ACB" w:rsidRPr="00CD4A78">
              <w:rPr>
                <w:rStyle w:val="Hyperlink"/>
                <w:noProof/>
              </w:rPr>
              <w:t>Umsetzung</w:t>
            </w:r>
            <w:r w:rsidR="00242ACB">
              <w:rPr>
                <w:noProof/>
                <w:webHidden/>
              </w:rPr>
              <w:tab/>
            </w:r>
            <w:r w:rsidR="00242ACB">
              <w:rPr>
                <w:noProof/>
                <w:webHidden/>
              </w:rPr>
              <w:fldChar w:fldCharType="begin"/>
            </w:r>
            <w:r w:rsidR="00242ACB">
              <w:rPr>
                <w:noProof/>
                <w:webHidden/>
              </w:rPr>
              <w:instrText xml:space="preserve"> PAGEREF _Toc88727786 \h </w:instrText>
            </w:r>
            <w:r w:rsidR="00242ACB">
              <w:rPr>
                <w:noProof/>
                <w:webHidden/>
              </w:rPr>
            </w:r>
            <w:r w:rsidR="00242ACB">
              <w:rPr>
                <w:noProof/>
                <w:webHidden/>
              </w:rPr>
              <w:fldChar w:fldCharType="separate"/>
            </w:r>
            <w:r w:rsidR="00242ACB">
              <w:rPr>
                <w:noProof/>
                <w:webHidden/>
              </w:rPr>
              <w:t>3</w:t>
            </w:r>
            <w:r w:rsidR="00242ACB">
              <w:rPr>
                <w:noProof/>
                <w:webHidden/>
              </w:rPr>
              <w:fldChar w:fldCharType="end"/>
            </w:r>
          </w:hyperlink>
        </w:p>
        <w:p w14:paraId="3DF48C34" w14:textId="300DA70F"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787" w:history="1">
            <w:r w:rsidR="00242ACB" w:rsidRPr="00CD4A78">
              <w:rPr>
                <w:rStyle w:val="Hyperlink"/>
                <w:noProof/>
              </w:rPr>
              <w:t>1.3</w:t>
            </w:r>
            <w:r w:rsidR="00242ACB">
              <w:rPr>
                <w:rFonts w:asciiTheme="minorHAnsi" w:eastAsiaTheme="minorEastAsia" w:hAnsiTheme="minorHAnsi"/>
                <w:noProof/>
                <w:lang w:eastAsia="de-CH"/>
              </w:rPr>
              <w:tab/>
            </w:r>
            <w:r w:rsidR="00242ACB" w:rsidRPr="00CD4A78">
              <w:rPr>
                <w:rStyle w:val="Hyperlink"/>
                <w:noProof/>
              </w:rPr>
              <w:t>Ergebnis</w:t>
            </w:r>
            <w:r w:rsidR="00242ACB">
              <w:rPr>
                <w:noProof/>
                <w:webHidden/>
              </w:rPr>
              <w:tab/>
            </w:r>
            <w:r w:rsidR="00242ACB">
              <w:rPr>
                <w:noProof/>
                <w:webHidden/>
              </w:rPr>
              <w:fldChar w:fldCharType="begin"/>
            </w:r>
            <w:r w:rsidR="00242ACB">
              <w:rPr>
                <w:noProof/>
                <w:webHidden/>
              </w:rPr>
              <w:instrText xml:space="preserve"> PAGEREF _Toc88727787 \h </w:instrText>
            </w:r>
            <w:r w:rsidR="00242ACB">
              <w:rPr>
                <w:noProof/>
                <w:webHidden/>
              </w:rPr>
            </w:r>
            <w:r w:rsidR="00242ACB">
              <w:rPr>
                <w:noProof/>
                <w:webHidden/>
              </w:rPr>
              <w:fldChar w:fldCharType="separate"/>
            </w:r>
            <w:r w:rsidR="00242ACB">
              <w:rPr>
                <w:noProof/>
                <w:webHidden/>
              </w:rPr>
              <w:t>3</w:t>
            </w:r>
            <w:r w:rsidR="00242ACB">
              <w:rPr>
                <w:noProof/>
                <w:webHidden/>
              </w:rPr>
              <w:fldChar w:fldCharType="end"/>
            </w:r>
          </w:hyperlink>
        </w:p>
        <w:p w14:paraId="69B38C7E" w14:textId="34115D56" w:rsidR="00242ACB" w:rsidRDefault="00DF12E8">
          <w:pPr>
            <w:pStyle w:val="Verzeichnis1"/>
            <w:tabs>
              <w:tab w:val="left" w:pos="440"/>
              <w:tab w:val="right" w:leader="dot" w:pos="9062"/>
            </w:tabs>
            <w:rPr>
              <w:rFonts w:asciiTheme="minorHAnsi" w:eastAsiaTheme="minorEastAsia" w:hAnsiTheme="minorHAnsi"/>
              <w:noProof/>
              <w:lang w:eastAsia="de-CH"/>
            </w:rPr>
          </w:pPr>
          <w:hyperlink w:anchor="_Toc88727788" w:history="1">
            <w:r w:rsidR="00242ACB" w:rsidRPr="00CD4A78">
              <w:rPr>
                <w:rStyle w:val="Hyperlink"/>
                <w:noProof/>
              </w:rPr>
              <w:t>2.</w:t>
            </w:r>
            <w:r w:rsidR="00242ACB">
              <w:rPr>
                <w:rFonts w:asciiTheme="minorHAnsi" w:eastAsiaTheme="minorEastAsia" w:hAnsiTheme="minorHAnsi"/>
                <w:noProof/>
                <w:lang w:eastAsia="de-CH"/>
              </w:rPr>
              <w:tab/>
            </w:r>
            <w:r w:rsidR="00242ACB" w:rsidRPr="00CD4A78">
              <w:rPr>
                <w:rStyle w:val="Hyperlink"/>
                <w:noProof/>
              </w:rPr>
              <w:t>Inhaltsverzeichnis</w:t>
            </w:r>
            <w:r w:rsidR="00242ACB">
              <w:rPr>
                <w:noProof/>
                <w:webHidden/>
              </w:rPr>
              <w:tab/>
            </w:r>
            <w:r w:rsidR="00242ACB">
              <w:rPr>
                <w:noProof/>
                <w:webHidden/>
              </w:rPr>
              <w:fldChar w:fldCharType="begin"/>
            </w:r>
            <w:r w:rsidR="00242ACB">
              <w:rPr>
                <w:noProof/>
                <w:webHidden/>
              </w:rPr>
              <w:instrText xml:space="preserve"> PAGEREF _Toc88727788 \h </w:instrText>
            </w:r>
            <w:r w:rsidR="00242ACB">
              <w:rPr>
                <w:noProof/>
                <w:webHidden/>
              </w:rPr>
            </w:r>
            <w:r w:rsidR="00242ACB">
              <w:rPr>
                <w:noProof/>
                <w:webHidden/>
              </w:rPr>
              <w:fldChar w:fldCharType="separate"/>
            </w:r>
            <w:r w:rsidR="00242ACB">
              <w:rPr>
                <w:noProof/>
                <w:webHidden/>
              </w:rPr>
              <w:t>4</w:t>
            </w:r>
            <w:r w:rsidR="00242ACB">
              <w:rPr>
                <w:noProof/>
                <w:webHidden/>
              </w:rPr>
              <w:fldChar w:fldCharType="end"/>
            </w:r>
          </w:hyperlink>
        </w:p>
        <w:p w14:paraId="2821A34E" w14:textId="36C514B2" w:rsidR="00242ACB" w:rsidRDefault="00DF12E8">
          <w:pPr>
            <w:pStyle w:val="Verzeichnis1"/>
            <w:tabs>
              <w:tab w:val="left" w:pos="440"/>
              <w:tab w:val="right" w:leader="dot" w:pos="9062"/>
            </w:tabs>
            <w:rPr>
              <w:rFonts w:asciiTheme="minorHAnsi" w:eastAsiaTheme="minorEastAsia" w:hAnsiTheme="minorHAnsi"/>
              <w:noProof/>
              <w:lang w:eastAsia="de-CH"/>
            </w:rPr>
          </w:pPr>
          <w:hyperlink w:anchor="_Toc88727789" w:history="1">
            <w:r w:rsidR="00242ACB" w:rsidRPr="00CD4A78">
              <w:rPr>
                <w:rStyle w:val="Hyperlink"/>
                <w:noProof/>
              </w:rPr>
              <w:t>3.</w:t>
            </w:r>
            <w:r w:rsidR="00242ACB">
              <w:rPr>
                <w:rFonts w:asciiTheme="minorHAnsi" w:eastAsiaTheme="minorEastAsia" w:hAnsiTheme="minorHAnsi"/>
                <w:noProof/>
                <w:lang w:eastAsia="de-CH"/>
              </w:rPr>
              <w:tab/>
            </w:r>
            <w:r w:rsidR="00242ACB" w:rsidRPr="00CD4A78">
              <w:rPr>
                <w:rStyle w:val="Hyperlink"/>
                <w:noProof/>
              </w:rPr>
              <w:t>Aufgabenstellung</w:t>
            </w:r>
            <w:r w:rsidR="00242ACB">
              <w:rPr>
                <w:noProof/>
                <w:webHidden/>
              </w:rPr>
              <w:tab/>
            </w:r>
            <w:r w:rsidR="00242ACB">
              <w:rPr>
                <w:noProof/>
                <w:webHidden/>
              </w:rPr>
              <w:fldChar w:fldCharType="begin"/>
            </w:r>
            <w:r w:rsidR="00242ACB">
              <w:rPr>
                <w:noProof/>
                <w:webHidden/>
              </w:rPr>
              <w:instrText xml:space="preserve"> PAGEREF _Toc88727789 \h </w:instrText>
            </w:r>
            <w:r w:rsidR="00242ACB">
              <w:rPr>
                <w:noProof/>
                <w:webHidden/>
              </w:rPr>
            </w:r>
            <w:r w:rsidR="00242ACB">
              <w:rPr>
                <w:noProof/>
                <w:webHidden/>
              </w:rPr>
              <w:fldChar w:fldCharType="separate"/>
            </w:r>
            <w:r w:rsidR="00242ACB">
              <w:rPr>
                <w:noProof/>
                <w:webHidden/>
              </w:rPr>
              <w:t>8</w:t>
            </w:r>
            <w:r w:rsidR="00242ACB">
              <w:rPr>
                <w:noProof/>
                <w:webHidden/>
              </w:rPr>
              <w:fldChar w:fldCharType="end"/>
            </w:r>
          </w:hyperlink>
        </w:p>
        <w:p w14:paraId="2D829F89" w14:textId="7DBB8845"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790" w:history="1">
            <w:r w:rsidR="00242ACB" w:rsidRPr="00CD4A78">
              <w:rPr>
                <w:rStyle w:val="Hyperlink"/>
                <w:noProof/>
              </w:rPr>
              <w:t>3.1</w:t>
            </w:r>
            <w:r w:rsidR="00242ACB">
              <w:rPr>
                <w:rFonts w:asciiTheme="minorHAnsi" w:eastAsiaTheme="minorEastAsia" w:hAnsiTheme="minorHAnsi"/>
                <w:noProof/>
                <w:lang w:eastAsia="de-CH"/>
              </w:rPr>
              <w:tab/>
            </w:r>
            <w:r w:rsidR="00242ACB" w:rsidRPr="00CD4A78">
              <w:rPr>
                <w:rStyle w:val="Hyperlink"/>
                <w:noProof/>
              </w:rPr>
              <w:t>Thematik</w:t>
            </w:r>
            <w:r w:rsidR="00242ACB">
              <w:rPr>
                <w:noProof/>
                <w:webHidden/>
              </w:rPr>
              <w:tab/>
            </w:r>
            <w:r w:rsidR="00242ACB">
              <w:rPr>
                <w:noProof/>
                <w:webHidden/>
              </w:rPr>
              <w:fldChar w:fldCharType="begin"/>
            </w:r>
            <w:r w:rsidR="00242ACB">
              <w:rPr>
                <w:noProof/>
                <w:webHidden/>
              </w:rPr>
              <w:instrText xml:space="preserve"> PAGEREF _Toc88727790 \h </w:instrText>
            </w:r>
            <w:r w:rsidR="00242ACB">
              <w:rPr>
                <w:noProof/>
                <w:webHidden/>
              </w:rPr>
            </w:r>
            <w:r w:rsidR="00242ACB">
              <w:rPr>
                <w:noProof/>
                <w:webHidden/>
              </w:rPr>
              <w:fldChar w:fldCharType="separate"/>
            </w:r>
            <w:r w:rsidR="00242ACB">
              <w:rPr>
                <w:noProof/>
                <w:webHidden/>
              </w:rPr>
              <w:t>8</w:t>
            </w:r>
            <w:r w:rsidR="00242ACB">
              <w:rPr>
                <w:noProof/>
                <w:webHidden/>
              </w:rPr>
              <w:fldChar w:fldCharType="end"/>
            </w:r>
          </w:hyperlink>
        </w:p>
        <w:p w14:paraId="072F0717" w14:textId="3C6A2817"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791" w:history="1">
            <w:r w:rsidR="00242ACB" w:rsidRPr="00CD4A78">
              <w:rPr>
                <w:rStyle w:val="Hyperlink"/>
                <w:noProof/>
              </w:rPr>
              <w:t>3.2</w:t>
            </w:r>
            <w:r w:rsidR="00242ACB">
              <w:rPr>
                <w:rFonts w:asciiTheme="minorHAnsi" w:eastAsiaTheme="minorEastAsia" w:hAnsiTheme="minorHAnsi"/>
                <w:noProof/>
                <w:lang w:eastAsia="de-CH"/>
              </w:rPr>
              <w:tab/>
            </w:r>
            <w:r w:rsidR="00242ACB" w:rsidRPr="00CD4A78">
              <w:rPr>
                <w:rStyle w:val="Hyperlink"/>
                <w:noProof/>
              </w:rPr>
              <w:t>Ausgangslage</w:t>
            </w:r>
            <w:r w:rsidR="00242ACB">
              <w:rPr>
                <w:noProof/>
                <w:webHidden/>
              </w:rPr>
              <w:tab/>
            </w:r>
            <w:r w:rsidR="00242ACB">
              <w:rPr>
                <w:noProof/>
                <w:webHidden/>
              </w:rPr>
              <w:fldChar w:fldCharType="begin"/>
            </w:r>
            <w:r w:rsidR="00242ACB">
              <w:rPr>
                <w:noProof/>
                <w:webHidden/>
              </w:rPr>
              <w:instrText xml:space="preserve"> PAGEREF _Toc88727791 \h </w:instrText>
            </w:r>
            <w:r w:rsidR="00242ACB">
              <w:rPr>
                <w:noProof/>
                <w:webHidden/>
              </w:rPr>
            </w:r>
            <w:r w:rsidR="00242ACB">
              <w:rPr>
                <w:noProof/>
                <w:webHidden/>
              </w:rPr>
              <w:fldChar w:fldCharType="separate"/>
            </w:r>
            <w:r w:rsidR="00242ACB">
              <w:rPr>
                <w:noProof/>
                <w:webHidden/>
              </w:rPr>
              <w:t>8</w:t>
            </w:r>
            <w:r w:rsidR="00242ACB">
              <w:rPr>
                <w:noProof/>
                <w:webHidden/>
              </w:rPr>
              <w:fldChar w:fldCharType="end"/>
            </w:r>
          </w:hyperlink>
        </w:p>
        <w:p w14:paraId="322FB94D" w14:textId="76CA329D"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792" w:history="1">
            <w:r w:rsidR="00242ACB" w:rsidRPr="00CD4A78">
              <w:rPr>
                <w:rStyle w:val="Hyperlink"/>
                <w:noProof/>
              </w:rPr>
              <w:t>3.3</w:t>
            </w:r>
            <w:r w:rsidR="00242ACB">
              <w:rPr>
                <w:rFonts w:asciiTheme="minorHAnsi" w:eastAsiaTheme="minorEastAsia" w:hAnsiTheme="minorHAnsi"/>
                <w:noProof/>
                <w:lang w:eastAsia="de-CH"/>
              </w:rPr>
              <w:tab/>
            </w:r>
            <w:r w:rsidR="00242ACB" w:rsidRPr="00CD4A78">
              <w:rPr>
                <w:rStyle w:val="Hyperlink"/>
                <w:noProof/>
              </w:rPr>
              <w:t>Detaillierte Aufgabenstellung</w:t>
            </w:r>
            <w:r w:rsidR="00242ACB">
              <w:rPr>
                <w:noProof/>
                <w:webHidden/>
              </w:rPr>
              <w:tab/>
            </w:r>
            <w:r w:rsidR="00242ACB">
              <w:rPr>
                <w:noProof/>
                <w:webHidden/>
              </w:rPr>
              <w:fldChar w:fldCharType="begin"/>
            </w:r>
            <w:r w:rsidR="00242ACB">
              <w:rPr>
                <w:noProof/>
                <w:webHidden/>
              </w:rPr>
              <w:instrText xml:space="preserve"> PAGEREF _Toc88727792 \h </w:instrText>
            </w:r>
            <w:r w:rsidR="00242ACB">
              <w:rPr>
                <w:noProof/>
                <w:webHidden/>
              </w:rPr>
            </w:r>
            <w:r w:rsidR="00242ACB">
              <w:rPr>
                <w:noProof/>
                <w:webHidden/>
              </w:rPr>
              <w:fldChar w:fldCharType="separate"/>
            </w:r>
            <w:r w:rsidR="00242ACB">
              <w:rPr>
                <w:noProof/>
                <w:webHidden/>
              </w:rPr>
              <w:t>8</w:t>
            </w:r>
            <w:r w:rsidR="00242ACB">
              <w:rPr>
                <w:noProof/>
                <w:webHidden/>
              </w:rPr>
              <w:fldChar w:fldCharType="end"/>
            </w:r>
          </w:hyperlink>
        </w:p>
        <w:p w14:paraId="6BE47E6F" w14:textId="4F3559C5"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793" w:history="1">
            <w:r w:rsidR="00242ACB" w:rsidRPr="00CD4A78">
              <w:rPr>
                <w:rStyle w:val="Hyperlink"/>
                <w:noProof/>
              </w:rPr>
              <w:t>3.4</w:t>
            </w:r>
            <w:r w:rsidR="00242ACB">
              <w:rPr>
                <w:rFonts w:asciiTheme="minorHAnsi" w:eastAsiaTheme="minorEastAsia" w:hAnsiTheme="minorHAnsi"/>
                <w:noProof/>
                <w:lang w:eastAsia="de-CH"/>
              </w:rPr>
              <w:tab/>
            </w:r>
            <w:r w:rsidR="00242ACB" w:rsidRPr="00CD4A78">
              <w:rPr>
                <w:rStyle w:val="Hyperlink"/>
                <w:noProof/>
              </w:rPr>
              <w:t>Mittel und Methoden</w:t>
            </w:r>
            <w:r w:rsidR="00242ACB">
              <w:rPr>
                <w:noProof/>
                <w:webHidden/>
              </w:rPr>
              <w:tab/>
            </w:r>
            <w:r w:rsidR="00242ACB">
              <w:rPr>
                <w:noProof/>
                <w:webHidden/>
              </w:rPr>
              <w:fldChar w:fldCharType="begin"/>
            </w:r>
            <w:r w:rsidR="00242ACB">
              <w:rPr>
                <w:noProof/>
                <w:webHidden/>
              </w:rPr>
              <w:instrText xml:space="preserve"> PAGEREF _Toc88727793 \h </w:instrText>
            </w:r>
            <w:r w:rsidR="00242ACB">
              <w:rPr>
                <w:noProof/>
                <w:webHidden/>
              </w:rPr>
            </w:r>
            <w:r w:rsidR="00242ACB">
              <w:rPr>
                <w:noProof/>
                <w:webHidden/>
              </w:rPr>
              <w:fldChar w:fldCharType="separate"/>
            </w:r>
            <w:r w:rsidR="00242ACB">
              <w:rPr>
                <w:noProof/>
                <w:webHidden/>
              </w:rPr>
              <w:t>9</w:t>
            </w:r>
            <w:r w:rsidR="00242ACB">
              <w:rPr>
                <w:noProof/>
                <w:webHidden/>
              </w:rPr>
              <w:fldChar w:fldCharType="end"/>
            </w:r>
          </w:hyperlink>
        </w:p>
        <w:p w14:paraId="37D362C2" w14:textId="7EA93B7F"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794" w:history="1">
            <w:r w:rsidR="00242ACB" w:rsidRPr="00CD4A78">
              <w:rPr>
                <w:rStyle w:val="Hyperlink"/>
                <w:noProof/>
              </w:rPr>
              <w:t>3.5</w:t>
            </w:r>
            <w:r w:rsidR="00242ACB">
              <w:rPr>
                <w:rFonts w:asciiTheme="minorHAnsi" w:eastAsiaTheme="minorEastAsia" w:hAnsiTheme="minorHAnsi"/>
                <w:noProof/>
                <w:lang w:eastAsia="de-CH"/>
              </w:rPr>
              <w:tab/>
            </w:r>
            <w:r w:rsidR="00242ACB" w:rsidRPr="00CD4A78">
              <w:rPr>
                <w:rStyle w:val="Hyperlink"/>
                <w:noProof/>
              </w:rPr>
              <w:t>Vorkenntnisse</w:t>
            </w:r>
            <w:r w:rsidR="00242ACB">
              <w:rPr>
                <w:noProof/>
                <w:webHidden/>
              </w:rPr>
              <w:tab/>
            </w:r>
            <w:r w:rsidR="00242ACB">
              <w:rPr>
                <w:noProof/>
                <w:webHidden/>
              </w:rPr>
              <w:fldChar w:fldCharType="begin"/>
            </w:r>
            <w:r w:rsidR="00242ACB">
              <w:rPr>
                <w:noProof/>
                <w:webHidden/>
              </w:rPr>
              <w:instrText xml:space="preserve"> PAGEREF _Toc88727794 \h </w:instrText>
            </w:r>
            <w:r w:rsidR="00242ACB">
              <w:rPr>
                <w:noProof/>
                <w:webHidden/>
              </w:rPr>
            </w:r>
            <w:r w:rsidR="00242ACB">
              <w:rPr>
                <w:noProof/>
                <w:webHidden/>
              </w:rPr>
              <w:fldChar w:fldCharType="separate"/>
            </w:r>
            <w:r w:rsidR="00242ACB">
              <w:rPr>
                <w:noProof/>
                <w:webHidden/>
              </w:rPr>
              <w:t>10</w:t>
            </w:r>
            <w:r w:rsidR="00242ACB">
              <w:rPr>
                <w:noProof/>
                <w:webHidden/>
              </w:rPr>
              <w:fldChar w:fldCharType="end"/>
            </w:r>
          </w:hyperlink>
        </w:p>
        <w:p w14:paraId="43807ED3" w14:textId="277E4A43"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795" w:history="1">
            <w:r w:rsidR="00242ACB" w:rsidRPr="00CD4A78">
              <w:rPr>
                <w:rStyle w:val="Hyperlink"/>
                <w:noProof/>
              </w:rPr>
              <w:t>3.6</w:t>
            </w:r>
            <w:r w:rsidR="00242ACB">
              <w:rPr>
                <w:rFonts w:asciiTheme="minorHAnsi" w:eastAsiaTheme="minorEastAsia" w:hAnsiTheme="minorHAnsi"/>
                <w:noProof/>
                <w:lang w:eastAsia="de-CH"/>
              </w:rPr>
              <w:tab/>
            </w:r>
            <w:r w:rsidR="00242ACB" w:rsidRPr="00CD4A78">
              <w:rPr>
                <w:rStyle w:val="Hyperlink"/>
                <w:noProof/>
              </w:rPr>
              <w:t>Vorarbeiten</w:t>
            </w:r>
            <w:r w:rsidR="00242ACB">
              <w:rPr>
                <w:noProof/>
                <w:webHidden/>
              </w:rPr>
              <w:tab/>
            </w:r>
            <w:r w:rsidR="00242ACB">
              <w:rPr>
                <w:noProof/>
                <w:webHidden/>
              </w:rPr>
              <w:fldChar w:fldCharType="begin"/>
            </w:r>
            <w:r w:rsidR="00242ACB">
              <w:rPr>
                <w:noProof/>
                <w:webHidden/>
              </w:rPr>
              <w:instrText xml:space="preserve"> PAGEREF _Toc88727795 \h </w:instrText>
            </w:r>
            <w:r w:rsidR="00242ACB">
              <w:rPr>
                <w:noProof/>
                <w:webHidden/>
              </w:rPr>
            </w:r>
            <w:r w:rsidR="00242ACB">
              <w:rPr>
                <w:noProof/>
                <w:webHidden/>
              </w:rPr>
              <w:fldChar w:fldCharType="separate"/>
            </w:r>
            <w:r w:rsidR="00242ACB">
              <w:rPr>
                <w:noProof/>
                <w:webHidden/>
              </w:rPr>
              <w:t>10</w:t>
            </w:r>
            <w:r w:rsidR="00242ACB">
              <w:rPr>
                <w:noProof/>
                <w:webHidden/>
              </w:rPr>
              <w:fldChar w:fldCharType="end"/>
            </w:r>
          </w:hyperlink>
        </w:p>
        <w:p w14:paraId="338E3008" w14:textId="53CE31D2"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796" w:history="1">
            <w:r w:rsidR="00242ACB" w:rsidRPr="00CD4A78">
              <w:rPr>
                <w:rStyle w:val="Hyperlink"/>
                <w:noProof/>
              </w:rPr>
              <w:t>3.7</w:t>
            </w:r>
            <w:r w:rsidR="00242ACB">
              <w:rPr>
                <w:rFonts w:asciiTheme="minorHAnsi" w:eastAsiaTheme="minorEastAsia" w:hAnsiTheme="minorHAnsi"/>
                <w:noProof/>
                <w:lang w:eastAsia="de-CH"/>
              </w:rPr>
              <w:tab/>
            </w:r>
            <w:r w:rsidR="00242ACB" w:rsidRPr="00CD4A78">
              <w:rPr>
                <w:rStyle w:val="Hyperlink"/>
                <w:noProof/>
              </w:rPr>
              <w:t>Neue Lerninhalte</w:t>
            </w:r>
            <w:r w:rsidR="00242ACB">
              <w:rPr>
                <w:noProof/>
                <w:webHidden/>
              </w:rPr>
              <w:tab/>
            </w:r>
            <w:r w:rsidR="00242ACB">
              <w:rPr>
                <w:noProof/>
                <w:webHidden/>
              </w:rPr>
              <w:fldChar w:fldCharType="begin"/>
            </w:r>
            <w:r w:rsidR="00242ACB">
              <w:rPr>
                <w:noProof/>
                <w:webHidden/>
              </w:rPr>
              <w:instrText xml:space="preserve"> PAGEREF _Toc88727796 \h </w:instrText>
            </w:r>
            <w:r w:rsidR="00242ACB">
              <w:rPr>
                <w:noProof/>
                <w:webHidden/>
              </w:rPr>
            </w:r>
            <w:r w:rsidR="00242ACB">
              <w:rPr>
                <w:noProof/>
                <w:webHidden/>
              </w:rPr>
              <w:fldChar w:fldCharType="separate"/>
            </w:r>
            <w:r w:rsidR="00242ACB">
              <w:rPr>
                <w:noProof/>
                <w:webHidden/>
              </w:rPr>
              <w:t>10</w:t>
            </w:r>
            <w:r w:rsidR="00242ACB">
              <w:rPr>
                <w:noProof/>
                <w:webHidden/>
              </w:rPr>
              <w:fldChar w:fldCharType="end"/>
            </w:r>
          </w:hyperlink>
        </w:p>
        <w:p w14:paraId="70D57267" w14:textId="516F7688"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797" w:history="1">
            <w:r w:rsidR="00242ACB" w:rsidRPr="00CD4A78">
              <w:rPr>
                <w:rStyle w:val="Hyperlink"/>
                <w:noProof/>
              </w:rPr>
              <w:t>3.8</w:t>
            </w:r>
            <w:r w:rsidR="00242ACB">
              <w:rPr>
                <w:rFonts w:asciiTheme="minorHAnsi" w:eastAsiaTheme="minorEastAsia" w:hAnsiTheme="minorHAnsi"/>
                <w:noProof/>
                <w:lang w:eastAsia="de-CH"/>
              </w:rPr>
              <w:tab/>
            </w:r>
            <w:r w:rsidR="00242ACB" w:rsidRPr="00CD4A78">
              <w:rPr>
                <w:rStyle w:val="Hyperlink"/>
                <w:noProof/>
              </w:rPr>
              <w:t>Arbeiten in den letzten 6 Monaten</w:t>
            </w:r>
            <w:r w:rsidR="00242ACB">
              <w:rPr>
                <w:noProof/>
                <w:webHidden/>
              </w:rPr>
              <w:tab/>
            </w:r>
            <w:r w:rsidR="00242ACB">
              <w:rPr>
                <w:noProof/>
                <w:webHidden/>
              </w:rPr>
              <w:fldChar w:fldCharType="begin"/>
            </w:r>
            <w:r w:rsidR="00242ACB">
              <w:rPr>
                <w:noProof/>
                <w:webHidden/>
              </w:rPr>
              <w:instrText xml:space="preserve"> PAGEREF _Toc88727797 \h </w:instrText>
            </w:r>
            <w:r w:rsidR="00242ACB">
              <w:rPr>
                <w:noProof/>
                <w:webHidden/>
              </w:rPr>
            </w:r>
            <w:r w:rsidR="00242ACB">
              <w:rPr>
                <w:noProof/>
                <w:webHidden/>
              </w:rPr>
              <w:fldChar w:fldCharType="separate"/>
            </w:r>
            <w:r w:rsidR="00242ACB">
              <w:rPr>
                <w:noProof/>
                <w:webHidden/>
              </w:rPr>
              <w:t>10</w:t>
            </w:r>
            <w:r w:rsidR="00242ACB">
              <w:rPr>
                <w:noProof/>
                <w:webHidden/>
              </w:rPr>
              <w:fldChar w:fldCharType="end"/>
            </w:r>
          </w:hyperlink>
        </w:p>
        <w:p w14:paraId="4792CEE8" w14:textId="76E02F32" w:rsidR="00242ACB" w:rsidRDefault="00DF12E8">
          <w:pPr>
            <w:pStyle w:val="Verzeichnis1"/>
            <w:tabs>
              <w:tab w:val="left" w:pos="440"/>
              <w:tab w:val="right" w:leader="dot" w:pos="9062"/>
            </w:tabs>
            <w:rPr>
              <w:rFonts w:asciiTheme="minorHAnsi" w:eastAsiaTheme="minorEastAsia" w:hAnsiTheme="minorHAnsi"/>
              <w:noProof/>
              <w:lang w:eastAsia="de-CH"/>
            </w:rPr>
          </w:pPr>
          <w:hyperlink w:anchor="_Toc88727798" w:history="1">
            <w:r w:rsidR="00242ACB" w:rsidRPr="00CD4A78">
              <w:rPr>
                <w:rStyle w:val="Hyperlink"/>
                <w:noProof/>
              </w:rPr>
              <w:t>4.</w:t>
            </w:r>
            <w:r w:rsidR="00242ACB">
              <w:rPr>
                <w:rFonts w:asciiTheme="minorHAnsi" w:eastAsiaTheme="minorEastAsia" w:hAnsiTheme="minorHAnsi"/>
                <w:noProof/>
                <w:lang w:eastAsia="de-CH"/>
              </w:rPr>
              <w:tab/>
            </w:r>
            <w:r w:rsidR="00242ACB" w:rsidRPr="00CD4A78">
              <w:rPr>
                <w:rStyle w:val="Hyperlink"/>
                <w:noProof/>
              </w:rPr>
              <w:t>Standards</w:t>
            </w:r>
            <w:r w:rsidR="00242ACB">
              <w:rPr>
                <w:noProof/>
                <w:webHidden/>
              </w:rPr>
              <w:tab/>
            </w:r>
            <w:r w:rsidR="00242ACB">
              <w:rPr>
                <w:noProof/>
                <w:webHidden/>
              </w:rPr>
              <w:fldChar w:fldCharType="begin"/>
            </w:r>
            <w:r w:rsidR="00242ACB">
              <w:rPr>
                <w:noProof/>
                <w:webHidden/>
              </w:rPr>
              <w:instrText xml:space="preserve"> PAGEREF _Toc88727798 \h </w:instrText>
            </w:r>
            <w:r w:rsidR="00242ACB">
              <w:rPr>
                <w:noProof/>
                <w:webHidden/>
              </w:rPr>
            </w:r>
            <w:r w:rsidR="00242ACB">
              <w:rPr>
                <w:noProof/>
                <w:webHidden/>
              </w:rPr>
              <w:fldChar w:fldCharType="separate"/>
            </w:r>
            <w:r w:rsidR="00242ACB">
              <w:rPr>
                <w:noProof/>
                <w:webHidden/>
              </w:rPr>
              <w:t>11</w:t>
            </w:r>
            <w:r w:rsidR="00242ACB">
              <w:rPr>
                <w:noProof/>
                <w:webHidden/>
              </w:rPr>
              <w:fldChar w:fldCharType="end"/>
            </w:r>
          </w:hyperlink>
        </w:p>
        <w:p w14:paraId="66186CED" w14:textId="73B3F9FF" w:rsidR="00242ACB" w:rsidRDefault="00DF12E8">
          <w:pPr>
            <w:pStyle w:val="Verzeichnis1"/>
            <w:tabs>
              <w:tab w:val="left" w:pos="440"/>
              <w:tab w:val="right" w:leader="dot" w:pos="9062"/>
            </w:tabs>
            <w:rPr>
              <w:rFonts w:asciiTheme="minorHAnsi" w:eastAsiaTheme="minorEastAsia" w:hAnsiTheme="minorHAnsi"/>
              <w:noProof/>
              <w:lang w:eastAsia="de-CH"/>
            </w:rPr>
          </w:pPr>
          <w:hyperlink w:anchor="_Toc88727799" w:history="1">
            <w:r w:rsidR="00242ACB" w:rsidRPr="00CD4A78">
              <w:rPr>
                <w:rStyle w:val="Hyperlink"/>
                <w:noProof/>
              </w:rPr>
              <w:t>5.</w:t>
            </w:r>
            <w:r w:rsidR="00242ACB">
              <w:rPr>
                <w:rFonts w:asciiTheme="minorHAnsi" w:eastAsiaTheme="minorEastAsia" w:hAnsiTheme="minorHAnsi"/>
                <w:noProof/>
                <w:lang w:eastAsia="de-CH"/>
              </w:rPr>
              <w:tab/>
            </w:r>
            <w:r w:rsidR="00242ACB" w:rsidRPr="00CD4A78">
              <w:rPr>
                <w:rStyle w:val="Hyperlink"/>
                <w:noProof/>
              </w:rPr>
              <w:t>ISDS</w:t>
            </w:r>
            <w:r w:rsidR="00242ACB">
              <w:rPr>
                <w:noProof/>
                <w:webHidden/>
              </w:rPr>
              <w:tab/>
            </w:r>
            <w:r w:rsidR="00242ACB">
              <w:rPr>
                <w:noProof/>
                <w:webHidden/>
              </w:rPr>
              <w:fldChar w:fldCharType="begin"/>
            </w:r>
            <w:r w:rsidR="00242ACB">
              <w:rPr>
                <w:noProof/>
                <w:webHidden/>
              </w:rPr>
              <w:instrText xml:space="preserve"> PAGEREF _Toc88727799 \h </w:instrText>
            </w:r>
            <w:r w:rsidR="00242ACB">
              <w:rPr>
                <w:noProof/>
                <w:webHidden/>
              </w:rPr>
            </w:r>
            <w:r w:rsidR="00242ACB">
              <w:rPr>
                <w:noProof/>
                <w:webHidden/>
              </w:rPr>
              <w:fldChar w:fldCharType="separate"/>
            </w:r>
            <w:r w:rsidR="00242ACB">
              <w:rPr>
                <w:noProof/>
                <w:webHidden/>
              </w:rPr>
              <w:t>12</w:t>
            </w:r>
            <w:r w:rsidR="00242ACB">
              <w:rPr>
                <w:noProof/>
                <w:webHidden/>
              </w:rPr>
              <w:fldChar w:fldCharType="end"/>
            </w:r>
          </w:hyperlink>
        </w:p>
        <w:p w14:paraId="5217A759" w14:textId="4176F505"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00" w:history="1">
            <w:r w:rsidR="00242ACB" w:rsidRPr="00CD4A78">
              <w:rPr>
                <w:rStyle w:val="Hyperlink"/>
                <w:noProof/>
              </w:rPr>
              <w:t>5.1</w:t>
            </w:r>
            <w:r w:rsidR="00242ACB">
              <w:rPr>
                <w:rFonts w:asciiTheme="minorHAnsi" w:eastAsiaTheme="minorEastAsia" w:hAnsiTheme="minorHAnsi"/>
                <w:noProof/>
                <w:lang w:eastAsia="de-CH"/>
              </w:rPr>
              <w:tab/>
            </w:r>
            <w:r w:rsidR="00242ACB" w:rsidRPr="00CD4A78">
              <w:rPr>
                <w:rStyle w:val="Hyperlink"/>
                <w:noProof/>
              </w:rPr>
              <w:t>Informationsschutz &amp; Datenschutz</w:t>
            </w:r>
            <w:r w:rsidR="00242ACB">
              <w:rPr>
                <w:noProof/>
                <w:webHidden/>
              </w:rPr>
              <w:tab/>
            </w:r>
            <w:r w:rsidR="00242ACB">
              <w:rPr>
                <w:noProof/>
                <w:webHidden/>
              </w:rPr>
              <w:fldChar w:fldCharType="begin"/>
            </w:r>
            <w:r w:rsidR="00242ACB">
              <w:rPr>
                <w:noProof/>
                <w:webHidden/>
              </w:rPr>
              <w:instrText xml:space="preserve"> PAGEREF _Toc88727800 \h </w:instrText>
            </w:r>
            <w:r w:rsidR="00242ACB">
              <w:rPr>
                <w:noProof/>
                <w:webHidden/>
              </w:rPr>
            </w:r>
            <w:r w:rsidR="00242ACB">
              <w:rPr>
                <w:noProof/>
                <w:webHidden/>
              </w:rPr>
              <w:fldChar w:fldCharType="separate"/>
            </w:r>
            <w:r w:rsidR="00242ACB">
              <w:rPr>
                <w:noProof/>
                <w:webHidden/>
              </w:rPr>
              <w:t>12</w:t>
            </w:r>
            <w:r w:rsidR="00242ACB">
              <w:rPr>
                <w:noProof/>
                <w:webHidden/>
              </w:rPr>
              <w:fldChar w:fldCharType="end"/>
            </w:r>
          </w:hyperlink>
        </w:p>
        <w:p w14:paraId="707BE6B5" w14:textId="5666AD8D"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01" w:history="1">
            <w:r w:rsidR="00242ACB" w:rsidRPr="00CD4A78">
              <w:rPr>
                <w:rStyle w:val="Hyperlink"/>
                <w:noProof/>
              </w:rPr>
              <w:t>5.1.1</w:t>
            </w:r>
            <w:r w:rsidR="00242ACB">
              <w:rPr>
                <w:rFonts w:asciiTheme="minorHAnsi" w:eastAsiaTheme="minorEastAsia" w:hAnsiTheme="minorHAnsi"/>
                <w:noProof/>
                <w:lang w:eastAsia="de-CH"/>
              </w:rPr>
              <w:tab/>
            </w:r>
            <w:r w:rsidR="00242ACB" w:rsidRPr="00CD4A78">
              <w:rPr>
                <w:rStyle w:val="Hyperlink"/>
                <w:noProof/>
              </w:rPr>
              <w:t>Schützenswerte Daten</w:t>
            </w:r>
            <w:r w:rsidR="00242ACB">
              <w:rPr>
                <w:noProof/>
                <w:webHidden/>
              </w:rPr>
              <w:tab/>
            </w:r>
            <w:r w:rsidR="00242ACB">
              <w:rPr>
                <w:noProof/>
                <w:webHidden/>
              </w:rPr>
              <w:fldChar w:fldCharType="begin"/>
            </w:r>
            <w:r w:rsidR="00242ACB">
              <w:rPr>
                <w:noProof/>
                <w:webHidden/>
              </w:rPr>
              <w:instrText xml:space="preserve"> PAGEREF _Toc88727801 \h </w:instrText>
            </w:r>
            <w:r w:rsidR="00242ACB">
              <w:rPr>
                <w:noProof/>
                <w:webHidden/>
              </w:rPr>
            </w:r>
            <w:r w:rsidR="00242ACB">
              <w:rPr>
                <w:noProof/>
                <w:webHidden/>
              </w:rPr>
              <w:fldChar w:fldCharType="separate"/>
            </w:r>
            <w:r w:rsidR="00242ACB">
              <w:rPr>
                <w:noProof/>
                <w:webHidden/>
              </w:rPr>
              <w:t>12</w:t>
            </w:r>
            <w:r w:rsidR="00242ACB">
              <w:rPr>
                <w:noProof/>
                <w:webHidden/>
              </w:rPr>
              <w:fldChar w:fldCharType="end"/>
            </w:r>
          </w:hyperlink>
        </w:p>
        <w:p w14:paraId="5C4EA4BD" w14:textId="530FD7C8"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02" w:history="1">
            <w:r w:rsidR="00242ACB" w:rsidRPr="00CD4A78">
              <w:rPr>
                <w:rStyle w:val="Hyperlink"/>
                <w:noProof/>
              </w:rPr>
              <w:t>5.2</w:t>
            </w:r>
            <w:r w:rsidR="00242ACB">
              <w:rPr>
                <w:rFonts w:asciiTheme="minorHAnsi" w:eastAsiaTheme="minorEastAsia" w:hAnsiTheme="minorHAnsi"/>
                <w:noProof/>
                <w:lang w:eastAsia="de-CH"/>
              </w:rPr>
              <w:tab/>
            </w:r>
            <w:r w:rsidR="00242ACB" w:rsidRPr="00CD4A78">
              <w:rPr>
                <w:rStyle w:val="Hyperlink"/>
                <w:noProof/>
              </w:rPr>
              <w:t>Schutzbedarfsanalyse</w:t>
            </w:r>
            <w:r w:rsidR="00242ACB">
              <w:rPr>
                <w:noProof/>
                <w:webHidden/>
              </w:rPr>
              <w:tab/>
            </w:r>
            <w:r w:rsidR="00242ACB">
              <w:rPr>
                <w:noProof/>
                <w:webHidden/>
              </w:rPr>
              <w:fldChar w:fldCharType="begin"/>
            </w:r>
            <w:r w:rsidR="00242ACB">
              <w:rPr>
                <w:noProof/>
                <w:webHidden/>
              </w:rPr>
              <w:instrText xml:space="preserve"> PAGEREF _Toc88727802 \h </w:instrText>
            </w:r>
            <w:r w:rsidR="00242ACB">
              <w:rPr>
                <w:noProof/>
                <w:webHidden/>
              </w:rPr>
            </w:r>
            <w:r w:rsidR="00242ACB">
              <w:rPr>
                <w:noProof/>
                <w:webHidden/>
              </w:rPr>
              <w:fldChar w:fldCharType="separate"/>
            </w:r>
            <w:r w:rsidR="00242ACB">
              <w:rPr>
                <w:noProof/>
                <w:webHidden/>
              </w:rPr>
              <w:t>12</w:t>
            </w:r>
            <w:r w:rsidR="00242ACB">
              <w:rPr>
                <w:noProof/>
                <w:webHidden/>
              </w:rPr>
              <w:fldChar w:fldCharType="end"/>
            </w:r>
          </w:hyperlink>
        </w:p>
        <w:p w14:paraId="5012D195" w14:textId="316BBA8E"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03" w:history="1">
            <w:r w:rsidR="00242ACB" w:rsidRPr="00CD4A78">
              <w:rPr>
                <w:rStyle w:val="Hyperlink"/>
                <w:noProof/>
              </w:rPr>
              <w:t>5.2.1</w:t>
            </w:r>
            <w:r w:rsidR="00242ACB">
              <w:rPr>
                <w:rFonts w:asciiTheme="minorHAnsi" w:eastAsiaTheme="minorEastAsia" w:hAnsiTheme="minorHAnsi"/>
                <w:noProof/>
                <w:lang w:eastAsia="de-CH"/>
              </w:rPr>
              <w:tab/>
            </w:r>
            <w:r w:rsidR="00242ACB" w:rsidRPr="00CD4A78">
              <w:rPr>
                <w:rStyle w:val="Hyperlink"/>
                <w:noProof/>
              </w:rPr>
              <w:t>Vor-IPA schützenswerte Daten</w:t>
            </w:r>
            <w:r w:rsidR="00242ACB">
              <w:rPr>
                <w:noProof/>
                <w:webHidden/>
              </w:rPr>
              <w:tab/>
            </w:r>
            <w:r w:rsidR="00242ACB">
              <w:rPr>
                <w:noProof/>
                <w:webHidden/>
              </w:rPr>
              <w:fldChar w:fldCharType="begin"/>
            </w:r>
            <w:r w:rsidR="00242ACB">
              <w:rPr>
                <w:noProof/>
                <w:webHidden/>
              </w:rPr>
              <w:instrText xml:space="preserve"> PAGEREF _Toc88727803 \h </w:instrText>
            </w:r>
            <w:r w:rsidR="00242ACB">
              <w:rPr>
                <w:noProof/>
                <w:webHidden/>
              </w:rPr>
            </w:r>
            <w:r w:rsidR="00242ACB">
              <w:rPr>
                <w:noProof/>
                <w:webHidden/>
              </w:rPr>
              <w:fldChar w:fldCharType="separate"/>
            </w:r>
            <w:r w:rsidR="00242ACB">
              <w:rPr>
                <w:noProof/>
                <w:webHidden/>
              </w:rPr>
              <w:t>13</w:t>
            </w:r>
            <w:r w:rsidR="00242ACB">
              <w:rPr>
                <w:noProof/>
                <w:webHidden/>
              </w:rPr>
              <w:fldChar w:fldCharType="end"/>
            </w:r>
          </w:hyperlink>
        </w:p>
        <w:p w14:paraId="7CFF22AF" w14:textId="36C02750"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04" w:history="1">
            <w:r w:rsidR="00242ACB" w:rsidRPr="00CD4A78">
              <w:rPr>
                <w:rStyle w:val="Hyperlink"/>
                <w:noProof/>
              </w:rPr>
              <w:t>5.3</w:t>
            </w:r>
            <w:r w:rsidR="00242ACB">
              <w:rPr>
                <w:rFonts w:asciiTheme="minorHAnsi" w:eastAsiaTheme="minorEastAsia" w:hAnsiTheme="minorHAnsi"/>
                <w:noProof/>
                <w:lang w:eastAsia="de-CH"/>
              </w:rPr>
              <w:tab/>
            </w:r>
            <w:r w:rsidR="00242ACB" w:rsidRPr="00CD4A78">
              <w:rPr>
                <w:rStyle w:val="Hyperlink"/>
                <w:noProof/>
              </w:rPr>
              <w:t>Technische Massnahmen</w:t>
            </w:r>
            <w:r w:rsidR="00242ACB">
              <w:rPr>
                <w:noProof/>
                <w:webHidden/>
              </w:rPr>
              <w:tab/>
            </w:r>
            <w:r w:rsidR="00242ACB">
              <w:rPr>
                <w:noProof/>
                <w:webHidden/>
              </w:rPr>
              <w:fldChar w:fldCharType="begin"/>
            </w:r>
            <w:r w:rsidR="00242ACB">
              <w:rPr>
                <w:noProof/>
                <w:webHidden/>
              </w:rPr>
              <w:instrText xml:space="preserve"> PAGEREF _Toc88727804 \h </w:instrText>
            </w:r>
            <w:r w:rsidR="00242ACB">
              <w:rPr>
                <w:noProof/>
                <w:webHidden/>
              </w:rPr>
            </w:r>
            <w:r w:rsidR="00242ACB">
              <w:rPr>
                <w:noProof/>
                <w:webHidden/>
              </w:rPr>
              <w:fldChar w:fldCharType="separate"/>
            </w:r>
            <w:r w:rsidR="00242ACB">
              <w:rPr>
                <w:noProof/>
                <w:webHidden/>
              </w:rPr>
              <w:t>14</w:t>
            </w:r>
            <w:r w:rsidR="00242ACB">
              <w:rPr>
                <w:noProof/>
                <w:webHidden/>
              </w:rPr>
              <w:fldChar w:fldCharType="end"/>
            </w:r>
          </w:hyperlink>
        </w:p>
        <w:p w14:paraId="62E28071" w14:textId="5D829787"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05" w:history="1">
            <w:r w:rsidR="00242ACB" w:rsidRPr="00CD4A78">
              <w:rPr>
                <w:rStyle w:val="Hyperlink"/>
                <w:noProof/>
              </w:rPr>
              <w:t>5.4</w:t>
            </w:r>
            <w:r w:rsidR="00242ACB">
              <w:rPr>
                <w:rFonts w:asciiTheme="minorHAnsi" w:eastAsiaTheme="minorEastAsia" w:hAnsiTheme="minorHAnsi"/>
                <w:noProof/>
                <w:lang w:eastAsia="de-CH"/>
              </w:rPr>
              <w:tab/>
            </w:r>
            <w:r w:rsidR="00242ACB" w:rsidRPr="00CD4A78">
              <w:rPr>
                <w:rStyle w:val="Hyperlink"/>
                <w:noProof/>
              </w:rPr>
              <w:t>Organisatorische Massnahmen</w:t>
            </w:r>
            <w:r w:rsidR="00242ACB">
              <w:rPr>
                <w:noProof/>
                <w:webHidden/>
              </w:rPr>
              <w:tab/>
            </w:r>
            <w:r w:rsidR="00242ACB">
              <w:rPr>
                <w:noProof/>
                <w:webHidden/>
              </w:rPr>
              <w:fldChar w:fldCharType="begin"/>
            </w:r>
            <w:r w:rsidR="00242ACB">
              <w:rPr>
                <w:noProof/>
                <w:webHidden/>
              </w:rPr>
              <w:instrText xml:space="preserve"> PAGEREF _Toc88727805 \h </w:instrText>
            </w:r>
            <w:r w:rsidR="00242ACB">
              <w:rPr>
                <w:noProof/>
                <w:webHidden/>
              </w:rPr>
            </w:r>
            <w:r w:rsidR="00242ACB">
              <w:rPr>
                <w:noProof/>
                <w:webHidden/>
              </w:rPr>
              <w:fldChar w:fldCharType="separate"/>
            </w:r>
            <w:r w:rsidR="00242ACB">
              <w:rPr>
                <w:noProof/>
                <w:webHidden/>
              </w:rPr>
              <w:t>14</w:t>
            </w:r>
            <w:r w:rsidR="00242ACB">
              <w:rPr>
                <w:noProof/>
                <w:webHidden/>
              </w:rPr>
              <w:fldChar w:fldCharType="end"/>
            </w:r>
          </w:hyperlink>
        </w:p>
        <w:p w14:paraId="26666C68" w14:textId="39DED116" w:rsidR="00242ACB" w:rsidRDefault="00DF12E8">
          <w:pPr>
            <w:pStyle w:val="Verzeichnis1"/>
            <w:tabs>
              <w:tab w:val="left" w:pos="440"/>
              <w:tab w:val="right" w:leader="dot" w:pos="9062"/>
            </w:tabs>
            <w:rPr>
              <w:rFonts w:asciiTheme="minorHAnsi" w:eastAsiaTheme="minorEastAsia" w:hAnsiTheme="minorHAnsi"/>
              <w:noProof/>
              <w:lang w:eastAsia="de-CH"/>
            </w:rPr>
          </w:pPr>
          <w:hyperlink w:anchor="_Toc88727806" w:history="1">
            <w:r w:rsidR="00242ACB" w:rsidRPr="00CD4A78">
              <w:rPr>
                <w:rStyle w:val="Hyperlink"/>
                <w:noProof/>
              </w:rPr>
              <w:t>6.</w:t>
            </w:r>
            <w:r w:rsidR="00242ACB">
              <w:rPr>
                <w:rFonts w:asciiTheme="minorHAnsi" w:eastAsiaTheme="minorEastAsia" w:hAnsiTheme="minorHAnsi"/>
                <w:noProof/>
                <w:lang w:eastAsia="de-CH"/>
              </w:rPr>
              <w:tab/>
            </w:r>
            <w:r w:rsidR="00242ACB" w:rsidRPr="00CD4A78">
              <w:rPr>
                <w:rStyle w:val="Hyperlink"/>
                <w:noProof/>
              </w:rPr>
              <w:t>Organisation der Vor-IPA Ergebnisse</w:t>
            </w:r>
            <w:r w:rsidR="00242ACB">
              <w:rPr>
                <w:noProof/>
                <w:webHidden/>
              </w:rPr>
              <w:tab/>
            </w:r>
            <w:r w:rsidR="00242ACB">
              <w:rPr>
                <w:noProof/>
                <w:webHidden/>
              </w:rPr>
              <w:fldChar w:fldCharType="begin"/>
            </w:r>
            <w:r w:rsidR="00242ACB">
              <w:rPr>
                <w:noProof/>
                <w:webHidden/>
              </w:rPr>
              <w:instrText xml:space="preserve"> PAGEREF _Toc88727806 \h </w:instrText>
            </w:r>
            <w:r w:rsidR="00242ACB">
              <w:rPr>
                <w:noProof/>
                <w:webHidden/>
              </w:rPr>
            </w:r>
            <w:r w:rsidR="00242ACB">
              <w:rPr>
                <w:noProof/>
                <w:webHidden/>
              </w:rPr>
              <w:fldChar w:fldCharType="separate"/>
            </w:r>
            <w:r w:rsidR="00242ACB">
              <w:rPr>
                <w:noProof/>
                <w:webHidden/>
              </w:rPr>
              <w:t>14</w:t>
            </w:r>
            <w:r w:rsidR="00242ACB">
              <w:rPr>
                <w:noProof/>
                <w:webHidden/>
              </w:rPr>
              <w:fldChar w:fldCharType="end"/>
            </w:r>
          </w:hyperlink>
        </w:p>
        <w:p w14:paraId="4259A733" w14:textId="3A62CF06"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07" w:history="1">
            <w:r w:rsidR="00242ACB" w:rsidRPr="00CD4A78">
              <w:rPr>
                <w:rStyle w:val="Hyperlink"/>
                <w:noProof/>
              </w:rPr>
              <w:t>6.1</w:t>
            </w:r>
            <w:r w:rsidR="00242ACB">
              <w:rPr>
                <w:rFonts w:asciiTheme="minorHAnsi" w:eastAsiaTheme="minorEastAsia" w:hAnsiTheme="minorHAnsi"/>
                <w:noProof/>
                <w:lang w:eastAsia="de-CH"/>
              </w:rPr>
              <w:tab/>
            </w:r>
            <w:r w:rsidR="00242ACB" w:rsidRPr="00CD4A78">
              <w:rPr>
                <w:rStyle w:val="Hyperlink"/>
                <w:noProof/>
              </w:rPr>
              <w:t>Arbeitsplatz</w:t>
            </w:r>
            <w:r w:rsidR="00242ACB">
              <w:rPr>
                <w:noProof/>
                <w:webHidden/>
              </w:rPr>
              <w:tab/>
            </w:r>
            <w:r w:rsidR="00242ACB">
              <w:rPr>
                <w:noProof/>
                <w:webHidden/>
              </w:rPr>
              <w:fldChar w:fldCharType="begin"/>
            </w:r>
            <w:r w:rsidR="00242ACB">
              <w:rPr>
                <w:noProof/>
                <w:webHidden/>
              </w:rPr>
              <w:instrText xml:space="preserve"> PAGEREF _Toc88727807 \h </w:instrText>
            </w:r>
            <w:r w:rsidR="00242ACB">
              <w:rPr>
                <w:noProof/>
                <w:webHidden/>
              </w:rPr>
            </w:r>
            <w:r w:rsidR="00242ACB">
              <w:rPr>
                <w:noProof/>
                <w:webHidden/>
              </w:rPr>
              <w:fldChar w:fldCharType="separate"/>
            </w:r>
            <w:r w:rsidR="00242ACB">
              <w:rPr>
                <w:noProof/>
                <w:webHidden/>
              </w:rPr>
              <w:t>14</w:t>
            </w:r>
            <w:r w:rsidR="00242ACB">
              <w:rPr>
                <w:noProof/>
                <w:webHidden/>
              </w:rPr>
              <w:fldChar w:fldCharType="end"/>
            </w:r>
          </w:hyperlink>
        </w:p>
        <w:p w14:paraId="04702C11" w14:textId="1599E658"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08" w:history="1">
            <w:r w:rsidR="00242ACB" w:rsidRPr="00CD4A78">
              <w:rPr>
                <w:rStyle w:val="Hyperlink"/>
                <w:noProof/>
              </w:rPr>
              <w:t>6.1.1</w:t>
            </w:r>
            <w:r w:rsidR="00242ACB">
              <w:rPr>
                <w:rFonts w:asciiTheme="minorHAnsi" w:eastAsiaTheme="minorEastAsia" w:hAnsiTheme="minorHAnsi"/>
                <w:noProof/>
                <w:lang w:eastAsia="de-CH"/>
              </w:rPr>
              <w:tab/>
            </w:r>
            <w:r w:rsidR="00242ACB" w:rsidRPr="00CD4A78">
              <w:rPr>
                <w:rStyle w:val="Hyperlink"/>
                <w:noProof/>
              </w:rPr>
              <w:t>Arbeitsnotebook:</w:t>
            </w:r>
            <w:r w:rsidR="00242ACB">
              <w:rPr>
                <w:noProof/>
                <w:webHidden/>
              </w:rPr>
              <w:tab/>
            </w:r>
            <w:r w:rsidR="00242ACB">
              <w:rPr>
                <w:noProof/>
                <w:webHidden/>
              </w:rPr>
              <w:fldChar w:fldCharType="begin"/>
            </w:r>
            <w:r w:rsidR="00242ACB">
              <w:rPr>
                <w:noProof/>
                <w:webHidden/>
              </w:rPr>
              <w:instrText xml:space="preserve"> PAGEREF _Toc88727808 \h </w:instrText>
            </w:r>
            <w:r w:rsidR="00242ACB">
              <w:rPr>
                <w:noProof/>
                <w:webHidden/>
              </w:rPr>
            </w:r>
            <w:r w:rsidR="00242ACB">
              <w:rPr>
                <w:noProof/>
                <w:webHidden/>
              </w:rPr>
              <w:fldChar w:fldCharType="separate"/>
            </w:r>
            <w:r w:rsidR="00242ACB">
              <w:rPr>
                <w:noProof/>
                <w:webHidden/>
              </w:rPr>
              <w:t>15</w:t>
            </w:r>
            <w:r w:rsidR="00242ACB">
              <w:rPr>
                <w:noProof/>
                <w:webHidden/>
              </w:rPr>
              <w:fldChar w:fldCharType="end"/>
            </w:r>
          </w:hyperlink>
        </w:p>
        <w:p w14:paraId="5E57482A" w14:textId="2B0A59E0"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09" w:history="1">
            <w:r w:rsidR="00242ACB" w:rsidRPr="00CD4A78">
              <w:rPr>
                <w:rStyle w:val="Hyperlink"/>
                <w:noProof/>
              </w:rPr>
              <w:t>6.2</w:t>
            </w:r>
            <w:r w:rsidR="00242ACB">
              <w:rPr>
                <w:rFonts w:asciiTheme="minorHAnsi" w:eastAsiaTheme="minorEastAsia" w:hAnsiTheme="minorHAnsi"/>
                <w:noProof/>
                <w:lang w:eastAsia="de-CH"/>
              </w:rPr>
              <w:tab/>
            </w:r>
            <w:r w:rsidR="00242ACB" w:rsidRPr="00CD4A78">
              <w:rPr>
                <w:rStyle w:val="Hyperlink"/>
                <w:noProof/>
              </w:rPr>
              <w:t>Dokumentablage</w:t>
            </w:r>
            <w:r w:rsidR="00242ACB">
              <w:rPr>
                <w:noProof/>
                <w:webHidden/>
              </w:rPr>
              <w:tab/>
            </w:r>
            <w:r w:rsidR="00242ACB">
              <w:rPr>
                <w:noProof/>
                <w:webHidden/>
              </w:rPr>
              <w:fldChar w:fldCharType="begin"/>
            </w:r>
            <w:r w:rsidR="00242ACB">
              <w:rPr>
                <w:noProof/>
                <w:webHidden/>
              </w:rPr>
              <w:instrText xml:space="preserve"> PAGEREF _Toc88727809 \h </w:instrText>
            </w:r>
            <w:r w:rsidR="00242ACB">
              <w:rPr>
                <w:noProof/>
                <w:webHidden/>
              </w:rPr>
            </w:r>
            <w:r w:rsidR="00242ACB">
              <w:rPr>
                <w:noProof/>
                <w:webHidden/>
              </w:rPr>
              <w:fldChar w:fldCharType="separate"/>
            </w:r>
            <w:r w:rsidR="00242ACB">
              <w:rPr>
                <w:noProof/>
                <w:webHidden/>
              </w:rPr>
              <w:t>16</w:t>
            </w:r>
            <w:r w:rsidR="00242ACB">
              <w:rPr>
                <w:noProof/>
                <w:webHidden/>
              </w:rPr>
              <w:fldChar w:fldCharType="end"/>
            </w:r>
          </w:hyperlink>
        </w:p>
        <w:p w14:paraId="557851BE" w14:textId="6382ACA0"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10" w:history="1">
            <w:r w:rsidR="00242ACB" w:rsidRPr="00CD4A78">
              <w:rPr>
                <w:rStyle w:val="Hyperlink"/>
                <w:noProof/>
              </w:rPr>
              <w:t>6.3</w:t>
            </w:r>
            <w:r w:rsidR="00242ACB">
              <w:rPr>
                <w:rFonts w:asciiTheme="minorHAnsi" w:eastAsiaTheme="minorEastAsia" w:hAnsiTheme="minorHAnsi"/>
                <w:noProof/>
                <w:lang w:eastAsia="de-CH"/>
              </w:rPr>
              <w:tab/>
            </w:r>
            <w:r w:rsidR="00242ACB" w:rsidRPr="00CD4A78">
              <w:rPr>
                <w:rStyle w:val="Hyperlink"/>
                <w:noProof/>
              </w:rPr>
              <w:t>Dokumentsicherung der Vor-IPA</w:t>
            </w:r>
            <w:r w:rsidR="00242ACB">
              <w:rPr>
                <w:noProof/>
                <w:webHidden/>
              </w:rPr>
              <w:tab/>
            </w:r>
            <w:r w:rsidR="00242ACB">
              <w:rPr>
                <w:noProof/>
                <w:webHidden/>
              </w:rPr>
              <w:fldChar w:fldCharType="begin"/>
            </w:r>
            <w:r w:rsidR="00242ACB">
              <w:rPr>
                <w:noProof/>
                <w:webHidden/>
              </w:rPr>
              <w:instrText xml:space="preserve"> PAGEREF _Toc88727810 \h </w:instrText>
            </w:r>
            <w:r w:rsidR="00242ACB">
              <w:rPr>
                <w:noProof/>
                <w:webHidden/>
              </w:rPr>
            </w:r>
            <w:r w:rsidR="00242ACB">
              <w:rPr>
                <w:noProof/>
                <w:webHidden/>
              </w:rPr>
              <w:fldChar w:fldCharType="separate"/>
            </w:r>
            <w:r w:rsidR="00242ACB">
              <w:rPr>
                <w:noProof/>
                <w:webHidden/>
              </w:rPr>
              <w:t>17</w:t>
            </w:r>
            <w:r w:rsidR="00242ACB">
              <w:rPr>
                <w:noProof/>
                <w:webHidden/>
              </w:rPr>
              <w:fldChar w:fldCharType="end"/>
            </w:r>
          </w:hyperlink>
        </w:p>
        <w:p w14:paraId="03E4C1BD" w14:textId="3EDD5391"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11" w:history="1">
            <w:r w:rsidR="00242ACB" w:rsidRPr="00CD4A78">
              <w:rPr>
                <w:rStyle w:val="Hyperlink"/>
                <w:noProof/>
              </w:rPr>
              <w:t>6.3.1</w:t>
            </w:r>
            <w:r w:rsidR="00242ACB">
              <w:rPr>
                <w:rFonts w:asciiTheme="minorHAnsi" w:eastAsiaTheme="minorEastAsia" w:hAnsiTheme="minorHAnsi"/>
                <w:noProof/>
                <w:lang w:eastAsia="de-CH"/>
              </w:rPr>
              <w:tab/>
            </w:r>
            <w:r w:rsidR="00242ACB" w:rsidRPr="00CD4A78">
              <w:rPr>
                <w:rStyle w:val="Hyperlink"/>
                <w:noProof/>
              </w:rPr>
              <w:t>OneDrive</w:t>
            </w:r>
            <w:r w:rsidR="00242ACB">
              <w:rPr>
                <w:noProof/>
                <w:webHidden/>
              </w:rPr>
              <w:tab/>
            </w:r>
            <w:r w:rsidR="00242ACB">
              <w:rPr>
                <w:noProof/>
                <w:webHidden/>
              </w:rPr>
              <w:fldChar w:fldCharType="begin"/>
            </w:r>
            <w:r w:rsidR="00242ACB">
              <w:rPr>
                <w:noProof/>
                <w:webHidden/>
              </w:rPr>
              <w:instrText xml:space="preserve"> PAGEREF _Toc88727811 \h </w:instrText>
            </w:r>
            <w:r w:rsidR="00242ACB">
              <w:rPr>
                <w:noProof/>
                <w:webHidden/>
              </w:rPr>
            </w:r>
            <w:r w:rsidR="00242ACB">
              <w:rPr>
                <w:noProof/>
                <w:webHidden/>
              </w:rPr>
              <w:fldChar w:fldCharType="separate"/>
            </w:r>
            <w:r w:rsidR="00242ACB">
              <w:rPr>
                <w:noProof/>
                <w:webHidden/>
              </w:rPr>
              <w:t>17</w:t>
            </w:r>
            <w:r w:rsidR="00242ACB">
              <w:rPr>
                <w:noProof/>
                <w:webHidden/>
              </w:rPr>
              <w:fldChar w:fldCharType="end"/>
            </w:r>
          </w:hyperlink>
        </w:p>
        <w:p w14:paraId="79E92FB8" w14:textId="5910A4DF"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12" w:history="1">
            <w:r w:rsidR="00242ACB" w:rsidRPr="00CD4A78">
              <w:rPr>
                <w:rStyle w:val="Hyperlink"/>
                <w:noProof/>
              </w:rPr>
              <w:t>6.3.2</w:t>
            </w:r>
            <w:r w:rsidR="00242ACB">
              <w:rPr>
                <w:rFonts w:asciiTheme="minorHAnsi" w:eastAsiaTheme="minorEastAsia" w:hAnsiTheme="minorHAnsi"/>
                <w:noProof/>
                <w:lang w:eastAsia="de-CH"/>
              </w:rPr>
              <w:tab/>
            </w:r>
            <w:r w:rsidR="00242ACB" w:rsidRPr="00CD4A78">
              <w:rPr>
                <w:rStyle w:val="Hyperlink"/>
                <w:noProof/>
              </w:rPr>
              <w:t>Wiederherstellung der Daten mit OneDrive</w:t>
            </w:r>
            <w:r w:rsidR="00242ACB">
              <w:rPr>
                <w:noProof/>
                <w:webHidden/>
              </w:rPr>
              <w:tab/>
            </w:r>
            <w:r w:rsidR="00242ACB">
              <w:rPr>
                <w:noProof/>
                <w:webHidden/>
              </w:rPr>
              <w:fldChar w:fldCharType="begin"/>
            </w:r>
            <w:r w:rsidR="00242ACB">
              <w:rPr>
                <w:noProof/>
                <w:webHidden/>
              </w:rPr>
              <w:instrText xml:space="preserve"> PAGEREF _Toc88727812 \h </w:instrText>
            </w:r>
            <w:r w:rsidR="00242ACB">
              <w:rPr>
                <w:noProof/>
                <w:webHidden/>
              </w:rPr>
            </w:r>
            <w:r w:rsidR="00242ACB">
              <w:rPr>
                <w:noProof/>
                <w:webHidden/>
              </w:rPr>
              <w:fldChar w:fldCharType="separate"/>
            </w:r>
            <w:r w:rsidR="00242ACB">
              <w:rPr>
                <w:noProof/>
                <w:webHidden/>
              </w:rPr>
              <w:t>17</w:t>
            </w:r>
            <w:r w:rsidR="00242ACB">
              <w:rPr>
                <w:noProof/>
                <w:webHidden/>
              </w:rPr>
              <w:fldChar w:fldCharType="end"/>
            </w:r>
          </w:hyperlink>
        </w:p>
        <w:p w14:paraId="01D8B1AA" w14:textId="2B6DEACE"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13" w:history="1">
            <w:r w:rsidR="00242ACB" w:rsidRPr="00CD4A78">
              <w:rPr>
                <w:rStyle w:val="Hyperlink"/>
                <w:noProof/>
              </w:rPr>
              <w:t>6.3.3</w:t>
            </w:r>
            <w:r w:rsidR="00242ACB">
              <w:rPr>
                <w:rFonts w:asciiTheme="minorHAnsi" w:eastAsiaTheme="minorEastAsia" w:hAnsiTheme="minorHAnsi"/>
                <w:noProof/>
                <w:lang w:eastAsia="de-CH"/>
              </w:rPr>
              <w:tab/>
            </w:r>
            <w:r w:rsidR="00242ACB" w:rsidRPr="00CD4A78">
              <w:rPr>
                <w:rStyle w:val="Hyperlink"/>
                <w:noProof/>
              </w:rPr>
              <w:t>Git</w:t>
            </w:r>
            <w:r w:rsidR="00242ACB">
              <w:rPr>
                <w:noProof/>
                <w:webHidden/>
              </w:rPr>
              <w:tab/>
            </w:r>
            <w:r w:rsidR="00242ACB">
              <w:rPr>
                <w:noProof/>
                <w:webHidden/>
              </w:rPr>
              <w:fldChar w:fldCharType="begin"/>
            </w:r>
            <w:r w:rsidR="00242ACB">
              <w:rPr>
                <w:noProof/>
                <w:webHidden/>
              </w:rPr>
              <w:instrText xml:space="preserve"> PAGEREF _Toc88727813 \h </w:instrText>
            </w:r>
            <w:r w:rsidR="00242ACB">
              <w:rPr>
                <w:noProof/>
                <w:webHidden/>
              </w:rPr>
            </w:r>
            <w:r w:rsidR="00242ACB">
              <w:rPr>
                <w:noProof/>
                <w:webHidden/>
              </w:rPr>
              <w:fldChar w:fldCharType="separate"/>
            </w:r>
            <w:r w:rsidR="00242ACB">
              <w:rPr>
                <w:noProof/>
                <w:webHidden/>
              </w:rPr>
              <w:t>18</w:t>
            </w:r>
            <w:r w:rsidR="00242ACB">
              <w:rPr>
                <w:noProof/>
                <w:webHidden/>
              </w:rPr>
              <w:fldChar w:fldCharType="end"/>
            </w:r>
          </w:hyperlink>
        </w:p>
        <w:p w14:paraId="71247822" w14:textId="47B294FF"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14" w:history="1">
            <w:r w:rsidR="00242ACB" w:rsidRPr="00CD4A78">
              <w:rPr>
                <w:rStyle w:val="Hyperlink"/>
                <w:noProof/>
              </w:rPr>
              <w:t>6.3.4</w:t>
            </w:r>
            <w:r w:rsidR="00242ACB">
              <w:rPr>
                <w:rFonts w:asciiTheme="minorHAnsi" w:eastAsiaTheme="minorEastAsia" w:hAnsiTheme="minorHAnsi"/>
                <w:noProof/>
                <w:lang w:eastAsia="de-CH"/>
              </w:rPr>
              <w:tab/>
            </w:r>
            <w:r w:rsidR="00242ACB" w:rsidRPr="00CD4A78">
              <w:rPr>
                <w:rStyle w:val="Hyperlink"/>
                <w:noProof/>
              </w:rPr>
              <w:t>Wiederherstellung der Daten mit Git</w:t>
            </w:r>
            <w:r w:rsidR="00242ACB">
              <w:rPr>
                <w:noProof/>
                <w:webHidden/>
              </w:rPr>
              <w:tab/>
            </w:r>
            <w:r w:rsidR="00242ACB">
              <w:rPr>
                <w:noProof/>
                <w:webHidden/>
              </w:rPr>
              <w:fldChar w:fldCharType="begin"/>
            </w:r>
            <w:r w:rsidR="00242ACB">
              <w:rPr>
                <w:noProof/>
                <w:webHidden/>
              </w:rPr>
              <w:instrText xml:space="preserve"> PAGEREF _Toc88727814 \h </w:instrText>
            </w:r>
            <w:r w:rsidR="00242ACB">
              <w:rPr>
                <w:noProof/>
                <w:webHidden/>
              </w:rPr>
            </w:r>
            <w:r w:rsidR="00242ACB">
              <w:rPr>
                <w:noProof/>
                <w:webHidden/>
              </w:rPr>
              <w:fldChar w:fldCharType="separate"/>
            </w:r>
            <w:r w:rsidR="00242ACB">
              <w:rPr>
                <w:noProof/>
                <w:webHidden/>
              </w:rPr>
              <w:t>18</w:t>
            </w:r>
            <w:r w:rsidR="00242ACB">
              <w:rPr>
                <w:noProof/>
                <w:webHidden/>
              </w:rPr>
              <w:fldChar w:fldCharType="end"/>
            </w:r>
          </w:hyperlink>
        </w:p>
        <w:p w14:paraId="1F21A518" w14:textId="0EE55EEA"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15" w:history="1">
            <w:r w:rsidR="00242ACB" w:rsidRPr="00CD4A78">
              <w:rPr>
                <w:rStyle w:val="Hyperlink"/>
                <w:noProof/>
              </w:rPr>
              <w:t>6.4</w:t>
            </w:r>
            <w:r w:rsidR="00242ACB">
              <w:rPr>
                <w:rFonts w:asciiTheme="minorHAnsi" w:eastAsiaTheme="minorEastAsia" w:hAnsiTheme="minorHAnsi"/>
                <w:noProof/>
                <w:lang w:eastAsia="de-CH"/>
              </w:rPr>
              <w:tab/>
            </w:r>
            <w:r w:rsidR="00242ACB" w:rsidRPr="00CD4A78">
              <w:rPr>
                <w:rStyle w:val="Hyperlink"/>
                <w:noProof/>
              </w:rPr>
              <w:t>Versionsverwaltung</w:t>
            </w:r>
            <w:r w:rsidR="00242ACB">
              <w:rPr>
                <w:noProof/>
                <w:webHidden/>
              </w:rPr>
              <w:tab/>
            </w:r>
            <w:r w:rsidR="00242ACB">
              <w:rPr>
                <w:noProof/>
                <w:webHidden/>
              </w:rPr>
              <w:fldChar w:fldCharType="begin"/>
            </w:r>
            <w:r w:rsidR="00242ACB">
              <w:rPr>
                <w:noProof/>
                <w:webHidden/>
              </w:rPr>
              <w:instrText xml:space="preserve"> PAGEREF _Toc88727815 \h </w:instrText>
            </w:r>
            <w:r w:rsidR="00242ACB">
              <w:rPr>
                <w:noProof/>
                <w:webHidden/>
              </w:rPr>
            </w:r>
            <w:r w:rsidR="00242ACB">
              <w:rPr>
                <w:noProof/>
                <w:webHidden/>
              </w:rPr>
              <w:fldChar w:fldCharType="separate"/>
            </w:r>
            <w:r w:rsidR="00242ACB">
              <w:rPr>
                <w:noProof/>
                <w:webHidden/>
              </w:rPr>
              <w:t>19</w:t>
            </w:r>
            <w:r w:rsidR="00242ACB">
              <w:rPr>
                <w:noProof/>
                <w:webHidden/>
              </w:rPr>
              <w:fldChar w:fldCharType="end"/>
            </w:r>
          </w:hyperlink>
        </w:p>
        <w:p w14:paraId="68C7541F" w14:textId="0860BA9C"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16" w:history="1">
            <w:r w:rsidR="00242ACB" w:rsidRPr="00CD4A78">
              <w:rPr>
                <w:rStyle w:val="Hyperlink"/>
                <w:noProof/>
              </w:rPr>
              <w:t>6.4.1</w:t>
            </w:r>
            <w:r w:rsidR="00242ACB">
              <w:rPr>
                <w:rFonts w:asciiTheme="minorHAnsi" w:eastAsiaTheme="minorEastAsia" w:hAnsiTheme="minorHAnsi"/>
                <w:noProof/>
                <w:lang w:eastAsia="de-CH"/>
              </w:rPr>
              <w:tab/>
            </w:r>
            <w:r w:rsidR="00242ACB" w:rsidRPr="00CD4A78">
              <w:rPr>
                <w:rStyle w:val="Hyperlink"/>
                <w:noProof/>
              </w:rPr>
              <w:t>Zurücksetzen der Daten mit Git</w:t>
            </w:r>
            <w:r w:rsidR="00242ACB">
              <w:rPr>
                <w:noProof/>
                <w:webHidden/>
              </w:rPr>
              <w:tab/>
            </w:r>
            <w:r w:rsidR="00242ACB">
              <w:rPr>
                <w:noProof/>
                <w:webHidden/>
              </w:rPr>
              <w:fldChar w:fldCharType="begin"/>
            </w:r>
            <w:r w:rsidR="00242ACB">
              <w:rPr>
                <w:noProof/>
                <w:webHidden/>
              </w:rPr>
              <w:instrText xml:space="preserve"> PAGEREF _Toc88727816 \h </w:instrText>
            </w:r>
            <w:r w:rsidR="00242ACB">
              <w:rPr>
                <w:noProof/>
                <w:webHidden/>
              </w:rPr>
            </w:r>
            <w:r w:rsidR="00242ACB">
              <w:rPr>
                <w:noProof/>
                <w:webHidden/>
              </w:rPr>
              <w:fldChar w:fldCharType="separate"/>
            </w:r>
            <w:r w:rsidR="00242ACB">
              <w:rPr>
                <w:noProof/>
                <w:webHidden/>
              </w:rPr>
              <w:t>19</w:t>
            </w:r>
            <w:r w:rsidR="00242ACB">
              <w:rPr>
                <w:noProof/>
                <w:webHidden/>
              </w:rPr>
              <w:fldChar w:fldCharType="end"/>
            </w:r>
          </w:hyperlink>
        </w:p>
        <w:p w14:paraId="41F31143" w14:textId="6493D340"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17" w:history="1">
            <w:r w:rsidR="00242ACB" w:rsidRPr="00CD4A78">
              <w:rPr>
                <w:rStyle w:val="Hyperlink"/>
                <w:noProof/>
              </w:rPr>
              <w:t>6.4.2</w:t>
            </w:r>
            <w:r w:rsidR="00242ACB">
              <w:rPr>
                <w:rFonts w:asciiTheme="minorHAnsi" w:eastAsiaTheme="minorEastAsia" w:hAnsiTheme="minorHAnsi"/>
                <w:noProof/>
                <w:lang w:eastAsia="de-CH"/>
              </w:rPr>
              <w:tab/>
            </w:r>
            <w:r w:rsidR="00242ACB" w:rsidRPr="00CD4A78">
              <w:rPr>
                <w:rStyle w:val="Hyperlink"/>
                <w:noProof/>
              </w:rPr>
              <w:t>Vorher</w:t>
            </w:r>
            <w:r w:rsidR="00242ACB">
              <w:rPr>
                <w:noProof/>
                <w:webHidden/>
              </w:rPr>
              <w:tab/>
            </w:r>
            <w:r w:rsidR="00242ACB">
              <w:rPr>
                <w:noProof/>
                <w:webHidden/>
              </w:rPr>
              <w:fldChar w:fldCharType="begin"/>
            </w:r>
            <w:r w:rsidR="00242ACB">
              <w:rPr>
                <w:noProof/>
                <w:webHidden/>
              </w:rPr>
              <w:instrText xml:space="preserve"> PAGEREF _Toc88727817 \h </w:instrText>
            </w:r>
            <w:r w:rsidR="00242ACB">
              <w:rPr>
                <w:noProof/>
                <w:webHidden/>
              </w:rPr>
            </w:r>
            <w:r w:rsidR="00242ACB">
              <w:rPr>
                <w:noProof/>
                <w:webHidden/>
              </w:rPr>
              <w:fldChar w:fldCharType="separate"/>
            </w:r>
            <w:r w:rsidR="00242ACB">
              <w:rPr>
                <w:noProof/>
                <w:webHidden/>
              </w:rPr>
              <w:t>19</w:t>
            </w:r>
            <w:r w:rsidR="00242ACB">
              <w:rPr>
                <w:noProof/>
                <w:webHidden/>
              </w:rPr>
              <w:fldChar w:fldCharType="end"/>
            </w:r>
          </w:hyperlink>
        </w:p>
        <w:p w14:paraId="24EA15AD" w14:textId="5B9B1614"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18" w:history="1">
            <w:r w:rsidR="00242ACB" w:rsidRPr="00CD4A78">
              <w:rPr>
                <w:rStyle w:val="Hyperlink"/>
                <w:noProof/>
              </w:rPr>
              <w:t>6.4.3</w:t>
            </w:r>
            <w:r w:rsidR="00242ACB">
              <w:rPr>
                <w:rFonts w:asciiTheme="minorHAnsi" w:eastAsiaTheme="minorEastAsia" w:hAnsiTheme="minorHAnsi"/>
                <w:noProof/>
                <w:lang w:eastAsia="de-CH"/>
              </w:rPr>
              <w:tab/>
            </w:r>
            <w:r w:rsidR="00242ACB" w:rsidRPr="00CD4A78">
              <w:rPr>
                <w:rStyle w:val="Hyperlink"/>
                <w:noProof/>
              </w:rPr>
              <w:t>Hard Reset</w:t>
            </w:r>
            <w:r w:rsidR="00242ACB">
              <w:rPr>
                <w:noProof/>
                <w:webHidden/>
              </w:rPr>
              <w:tab/>
            </w:r>
            <w:r w:rsidR="00242ACB">
              <w:rPr>
                <w:noProof/>
                <w:webHidden/>
              </w:rPr>
              <w:fldChar w:fldCharType="begin"/>
            </w:r>
            <w:r w:rsidR="00242ACB">
              <w:rPr>
                <w:noProof/>
                <w:webHidden/>
              </w:rPr>
              <w:instrText xml:space="preserve"> PAGEREF _Toc88727818 \h </w:instrText>
            </w:r>
            <w:r w:rsidR="00242ACB">
              <w:rPr>
                <w:noProof/>
                <w:webHidden/>
              </w:rPr>
            </w:r>
            <w:r w:rsidR="00242ACB">
              <w:rPr>
                <w:noProof/>
                <w:webHidden/>
              </w:rPr>
              <w:fldChar w:fldCharType="separate"/>
            </w:r>
            <w:r w:rsidR="00242ACB">
              <w:rPr>
                <w:noProof/>
                <w:webHidden/>
              </w:rPr>
              <w:t>20</w:t>
            </w:r>
            <w:r w:rsidR="00242ACB">
              <w:rPr>
                <w:noProof/>
                <w:webHidden/>
              </w:rPr>
              <w:fldChar w:fldCharType="end"/>
            </w:r>
          </w:hyperlink>
        </w:p>
        <w:p w14:paraId="434E5BA0" w14:textId="2F03B14D"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19" w:history="1">
            <w:r w:rsidR="00242ACB" w:rsidRPr="00CD4A78">
              <w:rPr>
                <w:rStyle w:val="Hyperlink"/>
                <w:noProof/>
              </w:rPr>
              <w:t>6.4.4</w:t>
            </w:r>
            <w:r w:rsidR="00242ACB">
              <w:rPr>
                <w:rFonts w:asciiTheme="minorHAnsi" w:eastAsiaTheme="minorEastAsia" w:hAnsiTheme="minorHAnsi"/>
                <w:noProof/>
                <w:lang w:eastAsia="de-CH"/>
              </w:rPr>
              <w:tab/>
            </w:r>
            <w:r w:rsidR="00242ACB" w:rsidRPr="00CD4A78">
              <w:rPr>
                <w:rStyle w:val="Hyperlink"/>
                <w:noProof/>
              </w:rPr>
              <w:t>Nachher</w:t>
            </w:r>
            <w:r w:rsidR="00242ACB">
              <w:rPr>
                <w:noProof/>
                <w:webHidden/>
              </w:rPr>
              <w:tab/>
            </w:r>
            <w:r w:rsidR="00242ACB">
              <w:rPr>
                <w:noProof/>
                <w:webHidden/>
              </w:rPr>
              <w:fldChar w:fldCharType="begin"/>
            </w:r>
            <w:r w:rsidR="00242ACB">
              <w:rPr>
                <w:noProof/>
                <w:webHidden/>
              </w:rPr>
              <w:instrText xml:space="preserve"> PAGEREF _Toc88727819 \h </w:instrText>
            </w:r>
            <w:r w:rsidR="00242ACB">
              <w:rPr>
                <w:noProof/>
                <w:webHidden/>
              </w:rPr>
            </w:r>
            <w:r w:rsidR="00242ACB">
              <w:rPr>
                <w:noProof/>
                <w:webHidden/>
              </w:rPr>
              <w:fldChar w:fldCharType="separate"/>
            </w:r>
            <w:r w:rsidR="00242ACB">
              <w:rPr>
                <w:noProof/>
                <w:webHidden/>
              </w:rPr>
              <w:t>21</w:t>
            </w:r>
            <w:r w:rsidR="00242ACB">
              <w:rPr>
                <w:noProof/>
                <w:webHidden/>
              </w:rPr>
              <w:fldChar w:fldCharType="end"/>
            </w:r>
          </w:hyperlink>
        </w:p>
        <w:p w14:paraId="301DD16F" w14:textId="765AEE53" w:rsidR="00242ACB" w:rsidRDefault="00DF12E8">
          <w:pPr>
            <w:pStyle w:val="Verzeichnis1"/>
            <w:tabs>
              <w:tab w:val="left" w:pos="440"/>
              <w:tab w:val="right" w:leader="dot" w:pos="9062"/>
            </w:tabs>
            <w:rPr>
              <w:rFonts w:asciiTheme="minorHAnsi" w:eastAsiaTheme="minorEastAsia" w:hAnsiTheme="minorHAnsi"/>
              <w:noProof/>
              <w:lang w:eastAsia="de-CH"/>
            </w:rPr>
          </w:pPr>
          <w:hyperlink w:anchor="_Toc88727820" w:history="1">
            <w:r w:rsidR="00242ACB" w:rsidRPr="00CD4A78">
              <w:rPr>
                <w:rStyle w:val="Hyperlink"/>
                <w:noProof/>
              </w:rPr>
              <w:t>7.</w:t>
            </w:r>
            <w:r w:rsidR="00242ACB">
              <w:rPr>
                <w:rFonts w:asciiTheme="minorHAnsi" w:eastAsiaTheme="minorEastAsia" w:hAnsiTheme="minorHAnsi"/>
                <w:noProof/>
                <w:lang w:eastAsia="de-CH"/>
              </w:rPr>
              <w:tab/>
            </w:r>
            <w:r w:rsidR="00242ACB" w:rsidRPr="00CD4A78">
              <w:rPr>
                <w:rStyle w:val="Hyperlink"/>
                <w:noProof/>
              </w:rPr>
              <w:t>Projektvorgehen</w:t>
            </w:r>
            <w:r w:rsidR="00242ACB">
              <w:rPr>
                <w:noProof/>
                <w:webHidden/>
              </w:rPr>
              <w:tab/>
            </w:r>
            <w:r w:rsidR="00242ACB">
              <w:rPr>
                <w:noProof/>
                <w:webHidden/>
              </w:rPr>
              <w:fldChar w:fldCharType="begin"/>
            </w:r>
            <w:r w:rsidR="00242ACB">
              <w:rPr>
                <w:noProof/>
                <w:webHidden/>
              </w:rPr>
              <w:instrText xml:space="preserve"> PAGEREF _Toc88727820 \h </w:instrText>
            </w:r>
            <w:r w:rsidR="00242ACB">
              <w:rPr>
                <w:noProof/>
                <w:webHidden/>
              </w:rPr>
            </w:r>
            <w:r w:rsidR="00242ACB">
              <w:rPr>
                <w:noProof/>
                <w:webHidden/>
              </w:rPr>
              <w:fldChar w:fldCharType="separate"/>
            </w:r>
            <w:r w:rsidR="00242ACB">
              <w:rPr>
                <w:noProof/>
                <w:webHidden/>
              </w:rPr>
              <w:t>21</w:t>
            </w:r>
            <w:r w:rsidR="00242ACB">
              <w:rPr>
                <w:noProof/>
                <w:webHidden/>
              </w:rPr>
              <w:fldChar w:fldCharType="end"/>
            </w:r>
          </w:hyperlink>
        </w:p>
        <w:p w14:paraId="02F84DAB" w14:textId="359529FD"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21" w:history="1">
            <w:r w:rsidR="00242ACB" w:rsidRPr="00CD4A78">
              <w:rPr>
                <w:rStyle w:val="Hyperlink"/>
                <w:noProof/>
              </w:rPr>
              <w:t>7.1</w:t>
            </w:r>
            <w:r w:rsidR="00242ACB">
              <w:rPr>
                <w:rFonts w:asciiTheme="minorHAnsi" w:eastAsiaTheme="minorEastAsia" w:hAnsiTheme="minorHAnsi"/>
                <w:noProof/>
                <w:lang w:eastAsia="de-CH"/>
              </w:rPr>
              <w:tab/>
            </w:r>
            <w:r w:rsidR="00242ACB" w:rsidRPr="00CD4A78">
              <w:rPr>
                <w:rStyle w:val="Hyperlink"/>
                <w:noProof/>
              </w:rPr>
              <w:t>Projektmethode</w:t>
            </w:r>
            <w:r w:rsidR="00242ACB">
              <w:rPr>
                <w:noProof/>
                <w:webHidden/>
              </w:rPr>
              <w:tab/>
            </w:r>
            <w:r w:rsidR="00242ACB">
              <w:rPr>
                <w:noProof/>
                <w:webHidden/>
              </w:rPr>
              <w:fldChar w:fldCharType="begin"/>
            </w:r>
            <w:r w:rsidR="00242ACB">
              <w:rPr>
                <w:noProof/>
                <w:webHidden/>
              </w:rPr>
              <w:instrText xml:space="preserve"> PAGEREF _Toc88727821 \h </w:instrText>
            </w:r>
            <w:r w:rsidR="00242ACB">
              <w:rPr>
                <w:noProof/>
                <w:webHidden/>
              </w:rPr>
            </w:r>
            <w:r w:rsidR="00242ACB">
              <w:rPr>
                <w:noProof/>
                <w:webHidden/>
              </w:rPr>
              <w:fldChar w:fldCharType="separate"/>
            </w:r>
            <w:r w:rsidR="00242ACB">
              <w:rPr>
                <w:noProof/>
                <w:webHidden/>
              </w:rPr>
              <w:t>22</w:t>
            </w:r>
            <w:r w:rsidR="00242ACB">
              <w:rPr>
                <w:noProof/>
                <w:webHidden/>
              </w:rPr>
              <w:fldChar w:fldCharType="end"/>
            </w:r>
          </w:hyperlink>
        </w:p>
        <w:p w14:paraId="0AC85165" w14:textId="2E1D0A2A"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22" w:history="1">
            <w:r w:rsidR="00242ACB" w:rsidRPr="00CD4A78">
              <w:rPr>
                <w:rStyle w:val="Hyperlink"/>
                <w:noProof/>
              </w:rPr>
              <w:t>7.2</w:t>
            </w:r>
            <w:r w:rsidR="00242ACB">
              <w:rPr>
                <w:rFonts w:asciiTheme="minorHAnsi" w:eastAsiaTheme="minorEastAsia" w:hAnsiTheme="minorHAnsi"/>
                <w:noProof/>
                <w:lang w:eastAsia="de-CH"/>
              </w:rPr>
              <w:tab/>
            </w:r>
            <w:r w:rsidR="00242ACB" w:rsidRPr="00CD4A78">
              <w:rPr>
                <w:rStyle w:val="Hyperlink"/>
                <w:noProof/>
              </w:rPr>
              <w:t>Szenarien</w:t>
            </w:r>
            <w:r w:rsidR="00242ACB">
              <w:rPr>
                <w:noProof/>
                <w:webHidden/>
              </w:rPr>
              <w:tab/>
            </w:r>
            <w:r w:rsidR="00242ACB">
              <w:rPr>
                <w:noProof/>
                <w:webHidden/>
              </w:rPr>
              <w:fldChar w:fldCharType="begin"/>
            </w:r>
            <w:r w:rsidR="00242ACB">
              <w:rPr>
                <w:noProof/>
                <w:webHidden/>
              </w:rPr>
              <w:instrText xml:space="preserve"> PAGEREF _Toc88727822 \h </w:instrText>
            </w:r>
            <w:r w:rsidR="00242ACB">
              <w:rPr>
                <w:noProof/>
                <w:webHidden/>
              </w:rPr>
            </w:r>
            <w:r w:rsidR="00242ACB">
              <w:rPr>
                <w:noProof/>
                <w:webHidden/>
              </w:rPr>
              <w:fldChar w:fldCharType="separate"/>
            </w:r>
            <w:r w:rsidR="00242ACB">
              <w:rPr>
                <w:noProof/>
                <w:webHidden/>
              </w:rPr>
              <w:t>22</w:t>
            </w:r>
            <w:r w:rsidR="00242ACB">
              <w:rPr>
                <w:noProof/>
                <w:webHidden/>
              </w:rPr>
              <w:fldChar w:fldCharType="end"/>
            </w:r>
          </w:hyperlink>
        </w:p>
        <w:p w14:paraId="41E752FB" w14:textId="7091F94F"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23" w:history="1">
            <w:r w:rsidR="00242ACB" w:rsidRPr="00CD4A78">
              <w:rPr>
                <w:rStyle w:val="Hyperlink"/>
                <w:noProof/>
              </w:rPr>
              <w:t>7.3</w:t>
            </w:r>
            <w:r w:rsidR="00242ACB">
              <w:rPr>
                <w:rFonts w:asciiTheme="minorHAnsi" w:eastAsiaTheme="minorEastAsia" w:hAnsiTheme="minorHAnsi"/>
                <w:noProof/>
                <w:lang w:eastAsia="de-CH"/>
              </w:rPr>
              <w:tab/>
            </w:r>
            <w:r w:rsidR="00242ACB" w:rsidRPr="00CD4A78">
              <w:rPr>
                <w:rStyle w:val="Hyperlink"/>
                <w:noProof/>
              </w:rPr>
              <w:t>Die verschiedenen Phasen im Überblick</w:t>
            </w:r>
            <w:r w:rsidR="00242ACB">
              <w:rPr>
                <w:noProof/>
                <w:webHidden/>
              </w:rPr>
              <w:tab/>
            </w:r>
            <w:r w:rsidR="00242ACB">
              <w:rPr>
                <w:noProof/>
                <w:webHidden/>
              </w:rPr>
              <w:fldChar w:fldCharType="begin"/>
            </w:r>
            <w:r w:rsidR="00242ACB">
              <w:rPr>
                <w:noProof/>
                <w:webHidden/>
              </w:rPr>
              <w:instrText xml:space="preserve"> PAGEREF _Toc88727823 \h </w:instrText>
            </w:r>
            <w:r w:rsidR="00242ACB">
              <w:rPr>
                <w:noProof/>
                <w:webHidden/>
              </w:rPr>
            </w:r>
            <w:r w:rsidR="00242ACB">
              <w:rPr>
                <w:noProof/>
                <w:webHidden/>
              </w:rPr>
              <w:fldChar w:fldCharType="separate"/>
            </w:r>
            <w:r w:rsidR="00242ACB">
              <w:rPr>
                <w:noProof/>
                <w:webHidden/>
              </w:rPr>
              <w:t>22</w:t>
            </w:r>
            <w:r w:rsidR="00242ACB">
              <w:rPr>
                <w:noProof/>
                <w:webHidden/>
              </w:rPr>
              <w:fldChar w:fldCharType="end"/>
            </w:r>
          </w:hyperlink>
        </w:p>
        <w:p w14:paraId="626735FF" w14:textId="691D00A4"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24" w:history="1">
            <w:r w:rsidR="00242ACB" w:rsidRPr="00CD4A78">
              <w:rPr>
                <w:rStyle w:val="Hyperlink"/>
                <w:noProof/>
              </w:rPr>
              <w:t>7.3.1</w:t>
            </w:r>
            <w:r w:rsidR="00242ACB">
              <w:rPr>
                <w:rFonts w:asciiTheme="minorHAnsi" w:eastAsiaTheme="minorEastAsia" w:hAnsiTheme="minorHAnsi"/>
                <w:noProof/>
                <w:lang w:eastAsia="de-CH"/>
              </w:rPr>
              <w:tab/>
            </w:r>
            <w:r w:rsidR="00242ACB" w:rsidRPr="00CD4A78">
              <w:rPr>
                <w:rStyle w:val="Hyperlink"/>
                <w:noProof/>
              </w:rPr>
              <w:t>Initialisierung</w:t>
            </w:r>
            <w:r w:rsidR="00242ACB">
              <w:rPr>
                <w:noProof/>
                <w:webHidden/>
              </w:rPr>
              <w:tab/>
            </w:r>
            <w:r w:rsidR="00242ACB">
              <w:rPr>
                <w:noProof/>
                <w:webHidden/>
              </w:rPr>
              <w:fldChar w:fldCharType="begin"/>
            </w:r>
            <w:r w:rsidR="00242ACB">
              <w:rPr>
                <w:noProof/>
                <w:webHidden/>
              </w:rPr>
              <w:instrText xml:space="preserve"> PAGEREF _Toc88727824 \h </w:instrText>
            </w:r>
            <w:r w:rsidR="00242ACB">
              <w:rPr>
                <w:noProof/>
                <w:webHidden/>
              </w:rPr>
            </w:r>
            <w:r w:rsidR="00242ACB">
              <w:rPr>
                <w:noProof/>
                <w:webHidden/>
              </w:rPr>
              <w:fldChar w:fldCharType="separate"/>
            </w:r>
            <w:r w:rsidR="00242ACB">
              <w:rPr>
                <w:noProof/>
                <w:webHidden/>
              </w:rPr>
              <w:t>22</w:t>
            </w:r>
            <w:r w:rsidR="00242ACB">
              <w:rPr>
                <w:noProof/>
                <w:webHidden/>
              </w:rPr>
              <w:fldChar w:fldCharType="end"/>
            </w:r>
          </w:hyperlink>
        </w:p>
        <w:p w14:paraId="2C8F6BDA" w14:textId="47C5F6DC"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25" w:history="1">
            <w:r w:rsidR="00242ACB" w:rsidRPr="00CD4A78">
              <w:rPr>
                <w:rStyle w:val="Hyperlink"/>
                <w:noProof/>
              </w:rPr>
              <w:t>7.3.2</w:t>
            </w:r>
            <w:r w:rsidR="00242ACB">
              <w:rPr>
                <w:rFonts w:asciiTheme="minorHAnsi" w:eastAsiaTheme="minorEastAsia" w:hAnsiTheme="minorHAnsi"/>
                <w:noProof/>
                <w:lang w:eastAsia="de-CH"/>
              </w:rPr>
              <w:tab/>
            </w:r>
            <w:r w:rsidR="00242ACB" w:rsidRPr="00CD4A78">
              <w:rPr>
                <w:rStyle w:val="Hyperlink"/>
                <w:noProof/>
              </w:rPr>
              <w:t>Konzept</w:t>
            </w:r>
            <w:r w:rsidR="00242ACB">
              <w:rPr>
                <w:noProof/>
                <w:webHidden/>
              </w:rPr>
              <w:tab/>
            </w:r>
            <w:r w:rsidR="00242ACB">
              <w:rPr>
                <w:noProof/>
                <w:webHidden/>
              </w:rPr>
              <w:fldChar w:fldCharType="begin"/>
            </w:r>
            <w:r w:rsidR="00242ACB">
              <w:rPr>
                <w:noProof/>
                <w:webHidden/>
              </w:rPr>
              <w:instrText xml:space="preserve"> PAGEREF _Toc88727825 \h </w:instrText>
            </w:r>
            <w:r w:rsidR="00242ACB">
              <w:rPr>
                <w:noProof/>
                <w:webHidden/>
              </w:rPr>
            </w:r>
            <w:r w:rsidR="00242ACB">
              <w:rPr>
                <w:noProof/>
                <w:webHidden/>
              </w:rPr>
              <w:fldChar w:fldCharType="separate"/>
            </w:r>
            <w:r w:rsidR="00242ACB">
              <w:rPr>
                <w:noProof/>
                <w:webHidden/>
              </w:rPr>
              <w:t>22</w:t>
            </w:r>
            <w:r w:rsidR="00242ACB">
              <w:rPr>
                <w:noProof/>
                <w:webHidden/>
              </w:rPr>
              <w:fldChar w:fldCharType="end"/>
            </w:r>
          </w:hyperlink>
        </w:p>
        <w:p w14:paraId="15295979" w14:textId="0D89CD9F"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26" w:history="1">
            <w:r w:rsidR="00242ACB" w:rsidRPr="00CD4A78">
              <w:rPr>
                <w:rStyle w:val="Hyperlink"/>
                <w:noProof/>
              </w:rPr>
              <w:t>7.3.3</w:t>
            </w:r>
            <w:r w:rsidR="00242ACB">
              <w:rPr>
                <w:rFonts w:asciiTheme="minorHAnsi" w:eastAsiaTheme="minorEastAsia" w:hAnsiTheme="minorHAnsi"/>
                <w:noProof/>
                <w:lang w:eastAsia="de-CH"/>
              </w:rPr>
              <w:tab/>
            </w:r>
            <w:r w:rsidR="00242ACB" w:rsidRPr="00CD4A78">
              <w:rPr>
                <w:rStyle w:val="Hyperlink"/>
                <w:noProof/>
              </w:rPr>
              <w:t>Realisierung</w:t>
            </w:r>
            <w:r w:rsidR="00242ACB">
              <w:rPr>
                <w:noProof/>
                <w:webHidden/>
              </w:rPr>
              <w:tab/>
            </w:r>
            <w:r w:rsidR="00242ACB">
              <w:rPr>
                <w:noProof/>
                <w:webHidden/>
              </w:rPr>
              <w:fldChar w:fldCharType="begin"/>
            </w:r>
            <w:r w:rsidR="00242ACB">
              <w:rPr>
                <w:noProof/>
                <w:webHidden/>
              </w:rPr>
              <w:instrText xml:space="preserve"> PAGEREF _Toc88727826 \h </w:instrText>
            </w:r>
            <w:r w:rsidR="00242ACB">
              <w:rPr>
                <w:noProof/>
                <w:webHidden/>
              </w:rPr>
            </w:r>
            <w:r w:rsidR="00242ACB">
              <w:rPr>
                <w:noProof/>
                <w:webHidden/>
              </w:rPr>
              <w:fldChar w:fldCharType="separate"/>
            </w:r>
            <w:r w:rsidR="00242ACB">
              <w:rPr>
                <w:noProof/>
                <w:webHidden/>
              </w:rPr>
              <w:t>23</w:t>
            </w:r>
            <w:r w:rsidR="00242ACB">
              <w:rPr>
                <w:noProof/>
                <w:webHidden/>
              </w:rPr>
              <w:fldChar w:fldCharType="end"/>
            </w:r>
          </w:hyperlink>
        </w:p>
        <w:p w14:paraId="6E5A312C" w14:textId="709CFFBB"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27" w:history="1">
            <w:r w:rsidR="00242ACB" w:rsidRPr="00CD4A78">
              <w:rPr>
                <w:rStyle w:val="Hyperlink"/>
                <w:noProof/>
              </w:rPr>
              <w:t>7.3.4</w:t>
            </w:r>
            <w:r w:rsidR="00242ACB">
              <w:rPr>
                <w:rFonts w:asciiTheme="minorHAnsi" w:eastAsiaTheme="minorEastAsia" w:hAnsiTheme="minorHAnsi"/>
                <w:noProof/>
                <w:lang w:eastAsia="de-CH"/>
              </w:rPr>
              <w:tab/>
            </w:r>
            <w:r w:rsidR="00242ACB" w:rsidRPr="00CD4A78">
              <w:rPr>
                <w:rStyle w:val="Hyperlink"/>
                <w:noProof/>
              </w:rPr>
              <w:t>Einführung</w:t>
            </w:r>
            <w:r w:rsidR="00242ACB">
              <w:rPr>
                <w:noProof/>
                <w:webHidden/>
              </w:rPr>
              <w:tab/>
            </w:r>
            <w:r w:rsidR="00242ACB">
              <w:rPr>
                <w:noProof/>
                <w:webHidden/>
              </w:rPr>
              <w:fldChar w:fldCharType="begin"/>
            </w:r>
            <w:r w:rsidR="00242ACB">
              <w:rPr>
                <w:noProof/>
                <w:webHidden/>
              </w:rPr>
              <w:instrText xml:space="preserve"> PAGEREF _Toc88727827 \h </w:instrText>
            </w:r>
            <w:r w:rsidR="00242ACB">
              <w:rPr>
                <w:noProof/>
                <w:webHidden/>
              </w:rPr>
            </w:r>
            <w:r w:rsidR="00242ACB">
              <w:rPr>
                <w:noProof/>
                <w:webHidden/>
              </w:rPr>
              <w:fldChar w:fldCharType="separate"/>
            </w:r>
            <w:r w:rsidR="00242ACB">
              <w:rPr>
                <w:noProof/>
                <w:webHidden/>
              </w:rPr>
              <w:t>23</w:t>
            </w:r>
            <w:r w:rsidR="00242ACB">
              <w:rPr>
                <w:noProof/>
                <w:webHidden/>
              </w:rPr>
              <w:fldChar w:fldCharType="end"/>
            </w:r>
          </w:hyperlink>
        </w:p>
        <w:p w14:paraId="151D6A5C" w14:textId="6F13094C"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28" w:history="1">
            <w:r w:rsidR="00242ACB" w:rsidRPr="00CD4A78">
              <w:rPr>
                <w:rStyle w:val="Hyperlink"/>
                <w:noProof/>
              </w:rPr>
              <w:t>7.4</w:t>
            </w:r>
            <w:r w:rsidR="00242ACB">
              <w:rPr>
                <w:rFonts w:asciiTheme="minorHAnsi" w:eastAsiaTheme="minorEastAsia" w:hAnsiTheme="minorHAnsi"/>
                <w:noProof/>
                <w:lang w:eastAsia="de-CH"/>
              </w:rPr>
              <w:tab/>
            </w:r>
            <w:r w:rsidR="00242ACB" w:rsidRPr="00CD4A78">
              <w:rPr>
                <w:rStyle w:val="Hyperlink"/>
                <w:noProof/>
              </w:rPr>
              <w:t>Module</w:t>
            </w:r>
            <w:r w:rsidR="00242ACB">
              <w:rPr>
                <w:noProof/>
                <w:webHidden/>
              </w:rPr>
              <w:tab/>
            </w:r>
            <w:r w:rsidR="00242ACB">
              <w:rPr>
                <w:noProof/>
                <w:webHidden/>
              </w:rPr>
              <w:fldChar w:fldCharType="begin"/>
            </w:r>
            <w:r w:rsidR="00242ACB">
              <w:rPr>
                <w:noProof/>
                <w:webHidden/>
              </w:rPr>
              <w:instrText xml:space="preserve"> PAGEREF _Toc88727828 \h </w:instrText>
            </w:r>
            <w:r w:rsidR="00242ACB">
              <w:rPr>
                <w:noProof/>
                <w:webHidden/>
              </w:rPr>
            </w:r>
            <w:r w:rsidR="00242ACB">
              <w:rPr>
                <w:noProof/>
                <w:webHidden/>
              </w:rPr>
              <w:fldChar w:fldCharType="separate"/>
            </w:r>
            <w:r w:rsidR="00242ACB">
              <w:rPr>
                <w:noProof/>
                <w:webHidden/>
              </w:rPr>
              <w:t>23</w:t>
            </w:r>
            <w:r w:rsidR="00242ACB">
              <w:rPr>
                <w:noProof/>
                <w:webHidden/>
              </w:rPr>
              <w:fldChar w:fldCharType="end"/>
            </w:r>
          </w:hyperlink>
        </w:p>
        <w:p w14:paraId="24860B30" w14:textId="1AA4183E" w:rsidR="00242ACB" w:rsidRDefault="00DF12E8">
          <w:pPr>
            <w:pStyle w:val="Verzeichnis1"/>
            <w:tabs>
              <w:tab w:val="left" w:pos="440"/>
              <w:tab w:val="right" w:leader="dot" w:pos="9062"/>
            </w:tabs>
            <w:rPr>
              <w:rFonts w:asciiTheme="minorHAnsi" w:eastAsiaTheme="minorEastAsia" w:hAnsiTheme="minorHAnsi"/>
              <w:noProof/>
              <w:lang w:eastAsia="de-CH"/>
            </w:rPr>
          </w:pPr>
          <w:hyperlink w:anchor="_Toc88727829" w:history="1">
            <w:r w:rsidR="00242ACB" w:rsidRPr="00CD4A78">
              <w:rPr>
                <w:rStyle w:val="Hyperlink"/>
                <w:noProof/>
              </w:rPr>
              <w:t>8.</w:t>
            </w:r>
            <w:r w:rsidR="00242ACB">
              <w:rPr>
                <w:rFonts w:asciiTheme="minorHAnsi" w:eastAsiaTheme="minorEastAsia" w:hAnsiTheme="minorHAnsi"/>
                <w:noProof/>
                <w:lang w:eastAsia="de-CH"/>
              </w:rPr>
              <w:tab/>
            </w:r>
            <w:r w:rsidR="00242ACB" w:rsidRPr="00CD4A78">
              <w:rPr>
                <w:rStyle w:val="Hyperlink"/>
                <w:noProof/>
              </w:rPr>
              <w:t>Vor-IPA Projektorganisation u. Projektrollen</w:t>
            </w:r>
            <w:r w:rsidR="00242ACB">
              <w:rPr>
                <w:noProof/>
                <w:webHidden/>
              </w:rPr>
              <w:tab/>
            </w:r>
            <w:r w:rsidR="00242ACB">
              <w:rPr>
                <w:noProof/>
                <w:webHidden/>
              </w:rPr>
              <w:fldChar w:fldCharType="begin"/>
            </w:r>
            <w:r w:rsidR="00242ACB">
              <w:rPr>
                <w:noProof/>
                <w:webHidden/>
              </w:rPr>
              <w:instrText xml:space="preserve"> PAGEREF _Toc88727829 \h </w:instrText>
            </w:r>
            <w:r w:rsidR="00242ACB">
              <w:rPr>
                <w:noProof/>
                <w:webHidden/>
              </w:rPr>
            </w:r>
            <w:r w:rsidR="00242ACB">
              <w:rPr>
                <w:noProof/>
                <w:webHidden/>
              </w:rPr>
              <w:fldChar w:fldCharType="separate"/>
            </w:r>
            <w:r w:rsidR="00242ACB">
              <w:rPr>
                <w:noProof/>
                <w:webHidden/>
              </w:rPr>
              <w:t>24</w:t>
            </w:r>
            <w:r w:rsidR="00242ACB">
              <w:rPr>
                <w:noProof/>
                <w:webHidden/>
              </w:rPr>
              <w:fldChar w:fldCharType="end"/>
            </w:r>
          </w:hyperlink>
        </w:p>
        <w:p w14:paraId="4567FA04" w14:textId="1762DE34"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30" w:history="1">
            <w:r w:rsidR="00242ACB" w:rsidRPr="00CD4A78">
              <w:rPr>
                <w:rStyle w:val="Hyperlink"/>
                <w:noProof/>
              </w:rPr>
              <w:t>8.1</w:t>
            </w:r>
            <w:r w:rsidR="00242ACB">
              <w:rPr>
                <w:rFonts w:asciiTheme="minorHAnsi" w:eastAsiaTheme="minorEastAsia" w:hAnsiTheme="minorHAnsi"/>
                <w:noProof/>
                <w:lang w:eastAsia="de-CH"/>
              </w:rPr>
              <w:tab/>
            </w:r>
            <w:r w:rsidR="00242ACB" w:rsidRPr="00CD4A78">
              <w:rPr>
                <w:rStyle w:val="Hyperlink"/>
                <w:noProof/>
              </w:rPr>
              <w:t>Projektorganisation</w:t>
            </w:r>
            <w:r w:rsidR="00242ACB">
              <w:rPr>
                <w:noProof/>
                <w:webHidden/>
              </w:rPr>
              <w:tab/>
            </w:r>
            <w:r w:rsidR="00242ACB">
              <w:rPr>
                <w:noProof/>
                <w:webHidden/>
              </w:rPr>
              <w:fldChar w:fldCharType="begin"/>
            </w:r>
            <w:r w:rsidR="00242ACB">
              <w:rPr>
                <w:noProof/>
                <w:webHidden/>
              </w:rPr>
              <w:instrText xml:space="preserve"> PAGEREF _Toc88727830 \h </w:instrText>
            </w:r>
            <w:r w:rsidR="00242ACB">
              <w:rPr>
                <w:noProof/>
                <w:webHidden/>
              </w:rPr>
            </w:r>
            <w:r w:rsidR="00242ACB">
              <w:rPr>
                <w:noProof/>
                <w:webHidden/>
              </w:rPr>
              <w:fldChar w:fldCharType="separate"/>
            </w:r>
            <w:r w:rsidR="00242ACB">
              <w:rPr>
                <w:noProof/>
                <w:webHidden/>
              </w:rPr>
              <w:t>25</w:t>
            </w:r>
            <w:r w:rsidR="00242ACB">
              <w:rPr>
                <w:noProof/>
                <w:webHidden/>
              </w:rPr>
              <w:fldChar w:fldCharType="end"/>
            </w:r>
          </w:hyperlink>
        </w:p>
        <w:p w14:paraId="40EF5387" w14:textId="15ED7873"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31" w:history="1">
            <w:r w:rsidR="00242ACB" w:rsidRPr="00CD4A78">
              <w:rPr>
                <w:rStyle w:val="Hyperlink"/>
                <w:noProof/>
              </w:rPr>
              <w:t>8.2</w:t>
            </w:r>
            <w:r w:rsidR="00242ACB">
              <w:rPr>
                <w:rFonts w:asciiTheme="minorHAnsi" w:eastAsiaTheme="minorEastAsia" w:hAnsiTheme="minorHAnsi"/>
                <w:noProof/>
                <w:lang w:eastAsia="de-CH"/>
              </w:rPr>
              <w:tab/>
            </w:r>
            <w:r w:rsidR="00242ACB" w:rsidRPr="00CD4A78">
              <w:rPr>
                <w:rStyle w:val="Hyperlink"/>
                <w:noProof/>
              </w:rPr>
              <w:t>Projektrollen</w:t>
            </w:r>
            <w:r w:rsidR="00242ACB">
              <w:rPr>
                <w:noProof/>
                <w:webHidden/>
              </w:rPr>
              <w:tab/>
            </w:r>
            <w:r w:rsidR="00242ACB">
              <w:rPr>
                <w:noProof/>
                <w:webHidden/>
              </w:rPr>
              <w:fldChar w:fldCharType="begin"/>
            </w:r>
            <w:r w:rsidR="00242ACB">
              <w:rPr>
                <w:noProof/>
                <w:webHidden/>
              </w:rPr>
              <w:instrText xml:space="preserve"> PAGEREF _Toc88727831 \h </w:instrText>
            </w:r>
            <w:r w:rsidR="00242ACB">
              <w:rPr>
                <w:noProof/>
                <w:webHidden/>
              </w:rPr>
            </w:r>
            <w:r w:rsidR="00242ACB">
              <w:rPr>
                <w:noProof/>
                <w:webHidden/>
              </w:rPr>
              <w:fldChar w:fldCharType="separate"/>
            </w:r>
            <w:r w:rsidR="00242ACB">
              <w:rPr>
                <w:noProof/>
                <w:webHidden/>
              </w:rPr>
              <w:t>25</w:t>
            </w:r>
            <w:r w:rsidR="00242ACB">
              <w:rPr>
                <w:noProof/>
                <w:webHidden/>
              </w:rPr>
              <w:fldChar w:fldCharType="end"/>
            </w:r>
          </w:hyperlink>
        </w:p>
        <w:p w14:paraId="38644759" w14:textId="626B0B69" w:rsidR="00242ACB" w:rsidRDefault="00DF12E8">
          <w:pPr>
            <w:pStyle w:val="Verzeichnis1"/>
            <w:tabs>
              <w:tab w:val="left" w:pos="440"/>
              <w:tab w:val="right" w:leader="dot" w:pos="9062"/>
            </w:tabs>
            <w:rPr>
              <w:rFonts w:asciiTheme="minorHAnsi" w:eastAsiaTheme="minorEastAsia" w:hAnsiTheme="minorHAnsi"/>
              <w:noProof/>
              <w:lang w:eastAsia="de-CH"/>
            </w:rPr>
          </w:pPr>
          <w:hyperlink w:anchor="_Toc88727832" w:history="1">
            <w:r w:rsidR="00242ACB" w:rsidRPr="00CD4A78">
              <w:rPr>
                <w:rStyle w:val="Hyperlink"/>
                <w:noProof/>
              </w:rPr>
              <w:t>9.</w:t>
            </w:r>
            <w:r w:rsidR="00242ACB">
              <w:rPr>
                <w:rFonts w:asciiTheme="minorHAnsi" w:eastAsiaTheme="minorEastAsia" w:hAnsiTheme="minorHAnsi"/>
                <w:noProof/>
                <w:lang w:eastAsia="de-CH"/>
              </w:rPr>
              <w:tab/>
            </w:r>
            <w:r w:rsidR="00242ACB" w:rsidRPr="00CD4A78">
              <w:rPr>
                <w:rStyle w:val="Hyperlink"/>
                <w:noProof/>
              </w:rPr>
              <w:t>Risikoanalyse</w:t>
            </w:r>
            <w:r w:rsidR="00242ACB">
              <w:rPr>
                <w:noProof/>
                <w:webHidden/>
              </w:rPr>
              <w:tab/>
            </w:r>
            <w:r w:rsidR="00242ACB">
              <w:rPr>
                <w:noProof/>
                <w:webHidden/>
              </w:rPr>
              <w:fldChar w:fldCharType="begin"/>
            </w:r>
            <w:r w:rsidR="00242ACB">
              <w:rPr>
                <w:noProof/>
                <w:webHidden/>
              </w:rPr>
              <w:instrText xml:space="preserve"> PAGEREF _Toc88727832 \h </w:instrText>
            </w:r>
            <w:r w:rsidR="00242ACB">
              <w:rPr>
                <w:noProof/>
                <w:webHidden/>
              </w:rPr>
            </w:r>
            <w:r w:rsidR="00242ACB">
              <w:rPr>
                <w:noProof/>
                <w:webHidden/>
              </w:rPr>
              <w:fldChar w:fldCharType="separate"/>
            </w:r>
            <w:r w:rsidR="00242ACB">
              <w:rPr>
                <w:noProof/>
                <w:webHidden/>
              </w:rPr>
              <w:t>27</w:t>
            </w:r>
            <w:r w:rsidR="00242ACB">
              <w:rPr>
                <w:noProof/>
                <w:webHidden/>
              </w:rPr>
              <w:fldChar w:fldCharType="end"/>
            </w:r>
          </w:hyperlink>
        </w:p>
        <w:p w14:paraId="7A11EAFC" w14:textId="36D01C96"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33" w:history="1">
            <w:r w:rsidR="00242ACB" w:rsidRPr="00CD4A78">
              <w:rPr>
                <w:rStyle w:val="Hyperlink"/>
                <w:noProof/>
              </w:rPr>
              <w:t>9.1</w:t>
            </w:r>
            <w:r w:rsidR="00242ACB">
              <w:rPr>
                <w:rFonts w:asciiTheme="minorHAnsi" w:eastAsiaTheme="minorEastAsia" w:hAnsiTheme="minorHAnsi"/>
                <w:noProof/>
                <w:lang w:eastAsia="de-CH"/>
              </w:rPr>
              <w:tab/>
            </w:r>
            <w:r w:rsidR="00242ACB" w:rsidRPr="00CD4A78">
              <w:rPr>
                <w:rStyle w:val="Hyperlink"/>
                <w:noProof/>
              </w:rPr>
              <w:t>Legende</w:t>
            </w:r>
            <w:r w:rsidR="00242ACB">
              <w:rPr>
                <w:noProof/>
                <w:webHidden/>
              </w:rPr>
              <w:tab/>
            </w:r>
            <w:r w:rsidR="00242ACB">
              <w:rPr>
                <w:noProof/>
                <w:webHidden/>
              </w:rPr>
              <w:fldChar w:fldCharType="begin"/>
            </w:r>
            <w:r w:rsidR="00242ACB">
              <w:rPr>
                <w:noProof/>
                <w:webHidden/>
              </w:rPr>
              <w:instrText xml:space="preserve"> PAGEREF _Toc88727833 \h </w:instrText>
            </w:r>
            <w:r w:rsidR="00242ACB">
              <w:rPr>
                <w:noProof/>
                <w:webHidden/>
              </w:rPr>
            </w:r>
            <w:r w:rsidR="00242ACB">
              <w:rPr>
                <w:noProof/>
                <w:webHidden/>
              </w:rPr>
              <w:fldChar w:fldCharType="separate"/>
            </w:r>
            <w:r w:rsidR="00242ACB">
              <w:rPr>
                <w:noProof/>
                <w:webHidden/>
              </w:rPr>
              <w:t>27</w:t>
            </w:r>
            <w:r w:rsidR="00242ACB">
              <w:rPr>
                <w:noProof/>
                <w:webHidden/>
              </w:rPr>
              <w:fldChar w:fldCharType="end"/>
            </w:r>
          </w:hyperlink>
        </w:p>
        <w:p w14:paraId="1C70B498" w14:textId="32B02A2F"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34" w:history="1">
            <w:r w:rsidR="00242ACB" w:rsidRPr="00CD4A78">
              <w:rPr>
                <w:rStyle w:val="Hyperlink"/>
                <w:noProof/>
              </w:rPr>
              <w:t>9.1.1</w:t>
            </w:r>
            <w:r w:rsidR="00242ACB">
              <w:rPr>
                <w:rFonts w:asciiTheme="minorHAnsi" w:eastAsiaTheme="minorEastAsia" w:hAnsiTheme="minorHAnsi"/>
                <w:noProof/>
                <w:lang w:eastAsia="de-CH"/>
              </w:rPr>
              <w:tab/>
            </w:r>
            <w:r w:rsidR="00242ACB" w:rsidRPr="00CD4A78">
              <w:rPr>
                <w:rStyle w:val="Hyperlink"/>
                <w:noProof/>
              </w:rPr>
              <w:t>Schadensausmass</w:t>
            </w:r>
            <w:r w:rsidR="00242ACB">
              <w:rPr>
                <w:noProof/>
                <w:webHidden/>
              </w:rPr>
              <w:tab/>
            </w:r>
            <w:r w:rsidR="00242ACB">
              <w:rPr>
                <w:noProof/>
                <w:webHidden/>
              </w:rPr>
              <w:fldChar w:fldCharType="begin"/>
            </w:r>
            <w:r w:rsidR="00242ACB">
              <w:rPr>
                <w:noProof/>
                <w:webHidden/>
              </w:rPr>
              <w:instrText xml:space="preserve"> PAGEREF _Toc88727834 \h </w:instrText>
            </w:r>
            <w:r w:rsidR="00242ACB">
              <w:rPr>
                <w:noProof/>
                <w:webHidden/>
              </w:rPr>
            </w:r>
            <w:r w:rsidR="00242ACB">
              <w:rPr>
                <w:noProof/>
                <w:webHidden/>
              </w:rPr>
              <w:fldChar w:fldCharType="separate"/>
            </w:r>
            <w:r w:rsidR="00242ACB">
              <w:rPr>
                <w:noProof/>
                <w:webHidden/>
              </w:rPr>
              <w:t>27</w:t>
            </w:r>
            <w:r w:rsidR="00242ACB">
              <w:rPr>
                <w:noProof/>
                <w:webHidden/>
              </w:rPr>
              <w:fldChar w:fldCharType="end"/>
            </w:r>
          </w:hyperlink>
        </w:p>
        <w:p w14:paraId="2ACCE630" w14:textId="2F9B699B"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35" w:history="1">
            <w:r w:rsidR="00242ACB" w:rsidRPr="00CD4A78">
              <w:rPr>
                <w:rStyle w:val="Hyperlink"/>
                <w:noProof/>
              </w:rPr>
              <w:t>9.1.2</w:t>
            </w:r>
            <w:r w:rsidR="00242ACB">
              <w:rPr>
                <w:rFonts w:asciiTheme="minorHAnsi" w:eastAsiaTheme="minorEastAsia" w:hAnsiTheme="minorHAnsi"/>
                <w:noProof/>
                <w:lang w:eastAsia="de-CH"/>
              </w:rPr>
              <w:tab/>
            </w:r>
            <w:r w:rsidR="00242ACB" w:rsidRPr="00CD4A78">
              <w:rPr>
                <w:rStyle w:val="Hyperlink"/>
                <w:noProof/>
              </w:rPr>
              <w:t>Eintrittswahrscheinlichkeit</w:t>
            </w:r>
            <w:r w:rsidR="00242ACB">
              <w:rPr>
                <w:noProof/>
                <w:webHidden/>
              </w:rPr>
              <w:tab/>
            </w:r>
            <w:r w:rsidR="00242ACB">
              <w:rPr>
                <w:noProof/>
                <w:webHidden/>
              </w:rPr>
              <w:fldChar w:fldCharType="begin"/>
            </w:r>
            <w:r w:rsidR="00242ACB">
              <w:rPr>
                <w:noProof/>
                <w:webHidden/>
              </w:rPr>
              <w:instrText xml:space="preserve"> PAGEREF _Toc88727835 \h </w:instrText>
            </w:r>
            <w:r w:rsidR="00242ACB">
              <w:rPr>
                <w:noProof/>
                <w:webHidden/>
              </w:rPr>
            </w:r>
            <w:r w:rsidR="00242ACB">
              <w:rPr>
                <w:noProof/>
                <w:webHidden/>
              </w:rPr>
              <w:fldChar w:fldCharType="separate"/>
            </w:r>
            <w:r w:rsidR="00242ACB">
              <w:rPr>
                <w:noProof/>
                <w:webHidden/>
              </w:rPr>
              <w:t>27</w:t>
            </w:r>
            <w:r w:rsidR="00242ACB">
              <w:rPr>
                <w:noProof/>
                <w:webHidden/>
              </w:rPr>
              <w:fldChar w:fldCharType="end"/>
            </w:r>
          </w:hyperlink>
        </w:p>
        <w:p w14:paraId="11A79768" w14:textId="46F1926E"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36" w:history="1">
            <w:r w:rsidR="00242ACB" w:rsidRPr="00CD4A78">
              <w:rPr>
                <w:rStyle w:val="Hyperlink"/>
                <w:noProof/>
              </w:rPr>
              <w:t>9.2</w:t>
            </w:r>
            <w:r w:rsidR="00242ACB">
              <w:rPr>
                <w:rFonts w:asciiTheme="minorHAnsi" w:eastAsiaTheme="minorEastAsia" w:hAnsiTheme="minorHAnsi"/>
                <w:noProof/>
                <w:lang w:eastAsia="de-CH"/>
              </w:rPr>
              <w:tab/>
            </w:r>
            <w:r w:rsidR="00242ACB" w:rsidRPr="00CD4A78">
              <w:rPr>
                <w:rStyle w:val="Hyperlink"/>
                <w:noProof/>
              </w:rPr>
              <w:t>Risikograph</w:t>
            </w:r>
            <w:r w:rsidR="00242ACB">
              <w:rPr>
                <w:noProof/>
                <w:webHidden/>
              </w:rPr>
              <w:tab/>
            </w:r>
            <w:r w:rsidR="00242ACB">
              <w:rPr>
                <w:noProof/>
                <w:webHidden/>
              </w:rPr>
              <w:fldChar w:fldCharType="begin"/>
            </w:r>
            <w:r w:rsidR="00242ACB">
              <w:rPr>
                <w:noProof/>
                <w:webHidden/>
              </w:rPr>
              <w:instrText xml:space="preserve"> PAGEREF _Toc88727836 \h </w:instrText>
            </w:r>
            <w:r w:rsidR="00242ACB">
              <w:rPr>
                <w:noProof/>
                <w:webHidden/>
              </w:rPr>
            </w:r>
            <w:r w:rsidR="00242ACB">
              <w:rPr>
                <w:noProof/>
                <w:webHidden/>
              </w:rPr>
              <w:fldChar w:fldCharType="separate"/>
            </w:r>
            <w:r w:rsidR="00242ACB">
              <w:rPr>
                <w:noProof/>
                <w:webHidden/>
              </w:rPr>
              <w:t>28</w:t>
            </w:r>
            <w:r w:rsidR="00242ACB">
              <w:rPr>
                <w:noProof/>
                <w:webHidden/>
              </w:rPr>
              <w:fldChar w:fldCharType="end"/>
            </w:r>
          </w:hyperlink>
        </w:p>
        <w:p w14:paraId="65682DB2" w14:textId="1E173567"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37" w:history="1">
            <w:r w:rsidR="00242ACB" w:rsidRPr="00CD4A78">
              <w:rPr>
                <w:rStyle w:val="Hyperlink"/>
                <w:noProof/>
              </w:rPr>
              <w:t>9.3</w:t>
            </w:r>
            <w:r w:rsidR="00242ACB">
              <w:rPr>
                <w:rFonts w:asciiTheme="minorHAnsi" w:eastAsiaTheme="minorEastAsia" w:hAnsiTheme="minorHAnsi"/>
                <w:noProof/>
                <w:lang w:eastAsia="de-CH"/>
              </w:rPr>
              <w:tab/>
            </w:r>
            <w:r w:rsidR="00242ACB" w:rsidRPr="00CD4A78">
              <w:rPr>
                <w:rStyle w:val="Hyperlink"/>
                <w:noProof/>
              </w:rPr>
              <w:t>Risikomatrix</w:t>
            </w:r>
            <w:r w:rsidR="00242ACB">
              <w:rPr>
                <w:noProof/>
                <w:webHidden/>
              </w:rPr>
              <w:tab/>
            </w:r>
            <w:r w:rsidR="00242ACB">
              <w:rPr>
                <w:noProof/>
                <w:webHidden/>
              </w:rPr>
              <w:fldChar w:fldCharType="begin"/>
            </w:r>
            <w:r w:rsidR="00242ACB">
              <w:rPr>
                <w:noProof/>
                <w:webHidden/>
              </w:rPr>
              <w:instrText xml:space="preserve"> PAGEREF _Toc88727837 \h </w:instrText>
            </w:r>
            <w:r w:rsidR="00242ACB">
              <w:rPr>
                <w:noProof/>
                <w:webHidden/>
              </w:rPr>
            </w:r>
            <w:r w:rsidR="00242ACB">
              <w:rPr>
                <w:noProof/>
                <w:webHidden/>
              </w:rPr>
              <w:fldChar w:fldCharType="separate"/>
            </w:r>
            <w:r w:rsidR="00242ACB">
              <w:rPr>
                <w:noProof/>
                <w:webHidden/>
              </w:rPr>
              <w:t>29</w:t>
            </w:r>
            <w:r w:rsidR="00242ACB">
              <w:rPr>
                <w:noProof/>
                <w:webHidden/>
              </w:rPr>
              <w:fldChar w:fldCharType="end"/>
            </w:r>
          </w:hyperlink>
        </w:p>
        <w:p w14:paraId="68ADF95A" w14:textId="751955FF" w:rsidR="00242ACB" w:rsidRDefault="00DF12E8">
          <w:pPr>
            <w:pStyle w:val="Verzeichnis1"/>
            <w:tabs>
              <w:tab w:val="left" w:pos="660"/>
              <w:tab w:val="right" w:leader="dot" w:pos="9062"/>
            </w:tabs>
            <w:rPr>
              <w:rFonts w:asciiTheme="minorHAnsi" w:eastAsiaTheme="minorEastAsia" w:hAnsiTheme="minorHAnsi"/>
              <w:noProof/>
              <w:lang w:eastAsia="de-CH"/>
            </w:rPr>
          </w:pPr>
          <w:hyperlink w:anchor="_Toc88727838" w:history="1">
            <w:r w:rsidR="00242ACB" w:rsidRPr="00CD4A78">
              <w:rPr>
                <w:rStyle w:val="Hyperlink"/>
                <w:noProof/>
              </w:rPr>
              <w:t>10.</w:t>
            </w:r>
            <w:r w:rsidR="00242ACB">
              <w:rPr>
                <w:rFonts w:asciiTheme="minorHAnsi" w:eastAsiaTheme="minorEastAsia" w:hAnsiTheme="minorHAnsi"/>
                <w:noProof/>
                <w:lang w:eastAsia="de-CH"/>
              </w:rPr>
              <w:tab/>
            </w:r>
            <w:r w:rsidR="00242ACB" w:rsidRPr="00CD4A78">
              <w:rPr>
                <w:rStyle w:val="Hyperlink"/>
                <w:noProof/>
              </w:rPr>
              <w:t>Zeitplan</w:t>
            </w:r>
            <w:r w:rsidR="00242ACB">
              <w:rPr>
                <w:noProof/>
                <w:webHidden/>
              </w:rPr>
              <w:tab/>
            </w:r>
            <w:r w:rsidR="00242ACB">
              <w:rPr>
                <w:noProof/>
                <w:webHidden/>
              </w:rPr>
              <w:fldChar w:fldCharType="begin"/>
            </w:r>
            <w:r w:rsidR="00242ACB">
              <w:rPr>
                <w:noProof/>
                <w:webHidden/>
              </w:rPr>
              <w:instrText xml:space="preserve"> PAGEREF _Toc88727838 \h </w:instrText>
            </w:r>
            <w:r w:rsidR="00242ACB">
              <w:rPr>
                <w:noProof/>
                <w:webHidden/>
              </w:rPr>
            </w:r>
            <w:r w:rsidR="00242ACB">
              <w:rPr>
                <w:noProof/>
                <w:webHidden/>
              </w:rPr>
              <w:fldChar w:fldCharType="separate"/>
            </w:r>
            <w:r w:rsidR="00242ACB">
              <w:rPr>
                <w:noProof/>
                <w:webHidden/>
              </w:rPr>
              <w:t>30</w:t>
            </w:r>
            <w:r w:rsidR="00242ACB">
              <w:rPr>
                <w:noProof/>
                <w:webHidden/>
              </w:rPr>
              <w:fldChar w:fldCharType="end"/>
            </w:r>
          </w:hyperlink>
        </w:p>
        <w:p w14:paraId="7543DCEA" w14:textId="4CFD228B" w:rsidR="00242ACB" w:rsidRDefault="00DF12E8">
          <w:pPr>
            <w:pStyle w:val="Verzeichnis1"/>
            <w:tabs>
              <w:tab w:val="left" w:pos="660"/>
              <w:tab w:val="right" w:leader="dot" w:pos="9062"/>
            </w:tabs>
            <w:rPr>
              <w:rFonts w:asciiTheme="minorHAnsi" w:eastAsiaTheme="minorEastAsia" w:hAnsiTheme="minorHAnsi"/>
              <w:noProof/>
              <w:lang w:eastAsia="de-CH"/>
            </w:rPr>
          </w:pPr>
          <w:hyperlink w:anchor="_Toc88727839" w:history="1">
            <w:r w:rsidR="00242ACB" w:rsidRPr="00CD4A78">
              <w:rPr>
                <w:rStyle w:val="Hyperlink"/>
                <w:noProof/>
              </w:rPr>
              <w:t>11.</w:t>
            </w:r>
            <w:r w:rsidR="00242ACB">
              <w:rPr>
                <w:rFonts w:asciiTheme="minorHAnsi" w:eastAsiaTheme="minorEastAsia" w:hAnsiTheme="minorHAnsi"/>
                <w:noProof/>
                <w:lang w:eastAsia="de-CH"/>
              </w:rPr>
              <w:tab/>
            </w:r>
            <w:r w:rsidR="00242ACB" w:rsidRPr="00CD4A78">
              <w:rPr>
                <w:rStyle w:val="Hyperlink"/>
                <w:noProof/>
              </w:rPr>
              <w:t>Arbeitsjournale</w:t>
            </w:r>
            <w:r w:rsidR="00242ACB">
              <w:rPr>
                <w:noProof/>
                <w:webHidden/>
              </w:rPr>
              <w:tab/>
            </w:r>
            <w:r w:rsidR="00242ACB">
              <w:rPr>
                <w:noProof/>
                <w:webHidden/>
              </w:rPr>
              <w:fldChar w:fldCharType="begin"/>
            </w:r>
            <w:r w:rsidR="00242ACB">
              <w:rPr>
                <w:noProof/>
                <w:webHidden/>
              </w:rPr>
              <w:instrText xml:space="preserve"> PAGEREF _Toc88727839 \h </w:instrText>
            </w:r>
            <w:r w:rsidR="00242ACB">
              <w:rPr>
                <w:noProof/>
                <w:webHidden/>
              </w:rPr>
            </w:r>
            <w:r w:rsidR="00242ACB">
              <w:rPr>
                <w:noProof/>
                <w:webHidden/>
              </w:rPr>
              <w:fldChar w:fldCharType="separate"/>
            </w:r>
            <w:r w:rsidR="00242ACB">
              <w:rPr>
                <w:noProof/>
                <w:webHidden/>
              </w:rPr>
              <w:t>31</w:t>
            </w:r>
            <w:r w:rsidR="00242ACB">
              <w:rPr>
                <w:noProof/>
                <w:webHidden/>
              </w:rPr>
              <w:fldChar w:fldCharType="end"/>
            </w:r>
          </w:hyperlink>
        </w:p>
        <w:p w14:paraId="477EFA70" w14:textId="52AD0BAA"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40" w:history="1">
            <w:r w:rsidR="00242ACB" w:rsidRPr="00CD4A78">
              <w:rPr>
                <w:rStyle w:val="Hyperlink"/>
                <w:noProof/>
              </w:rPr>
              <w:t>11.1</w:t>
            </w:r>
            <w:r w:rsidR="00242ACB">
              <w:rPr>
                <w:rFonts w:asciiTheme="minorHAnsi" w:eastAsiaTheme="minorEastAsia" w:hAnsiTheme="minorHAnsi"/>
                <w:noProof/>
                <w:lang w:eastAsia="de-CH"/>
              </w:rPr>
              <w:tab/>
            </w:r>
            <w:r w:rsidR="00242ACB" w:rsidRPr="00CD4A78">
              <w:rPr>
                <w:rStyle w:val="Hyperlink"/>
                <w:noProof/>
              </w:rPr>
              <w:t>Montag, 15. November 2021</w:t>
            </w:r>
            <w:r w:rsidR="00242ACB">
              <w:rPr>
                <w:noProof/>
                <w:webHidden/>
              </w:rPr>
              <w:tab/>
            </w:r>
            <w:r w:rsidR="00242ACB">
              <w:rPr>
                <w:noProof/>
                <w:webHidden/>
              </w:rPr>
              <w:fldChar w:fldCharType="begin"/>
            </w:r>
            <w:r w:rsidR="00242ACB">
              <w:rPr>
                <w:noProof/>
                <w:webHidden/>
              </w:rPr>
              <w:instrText xml:space="preserve"> PAGEREF _Toc88727840 \h </w:instrText>
            </w:r>
            <w:r w:rsidR="00242ACB">
              <w:rPr>
                <w:noProof/>
                <w:webHidden/>
              </w:rPr>
            </w:r>
            <w:r w:rsidR="00242ACB">
              <w:rPr>
                <w:noProof/>
                <w:webHidden/>
              </w:rPr>
              <w:fldChar w:fldCharType="separate"/>
            </w:r>
            <w:r w:rsidR="00242ACB">
              <w:rPr>
                <w:noProof/>
                <w:webHidden/>
              </w:rPr>
              <w:t>31</w:t>
            </w:r>
            <w:r w:rsidR="00242ACB">
              <w:rPr>
                <w:noProof/>
                <w:webHidden/>
              </w:rPr>
              <w:fldChar w:fldCharType="end"/>
            </w:r>
          </w:hyperlink>
        </w:p>
        <w:p w14:paraId="6D5A7739" w14:textId="45280CC8"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41" w:history="1">
            <w:r w:rsidR="00242ACB" w:rsidRPr="00CD4A78">
              <w:rPr>
                <w:rStyle w:val="Hyperlink"/>
                <w:noProof/>
              </w:rPr>
              <w:t>11.2</w:t>
            </w:r>
            <w:r w:rsidR="00242ACB">
              <w:rPr>
                <w:rFonts w:asciiTheme="minorHAnsi" w:eastAsiaTheme="minorEastAsia" w:hAnsiTheme="minorHAnsi"/>
                <w:noProof/>
                <w:lang w:eastAsia="de-CH"/>
              </w:rPr>
              <w:tab/>
            </w:r>
            <w:r w:rsidR="00242ACB" w:rsidRPr="00CD4A78">
              <w:rPr>
                <w:rStyle w:val="Hyperlink"/>
                <w:noProof/>
              </w:rPr>
              <w:t>Dienstag, 16. November 2021</w:t>
            </w:r>
            <w:r w:rsidR="00242ACB">
              <w:rPr>
                <w:noProof/>
                <w:webHidden/>
              </w:rPr>
              <w:tab/>
            </w:r>
            <w:r w:rsidR="00242ACB">
              <w:rPr>
                <w:noProof/>
                <w:webHidden/>
              </w:rPr>
              <w:fldChar w:fldCharType="begin"/>
            </w:r>
            <w:r w:rsidR="00242ACB">
              <w:rPr>
                <w:noProof/>
                <w:webHidden/>
              </w:rPr>
              <w:instrText xml:space="preserve"> PAGEREF _Toc88727841 \h </w:instrText>
            </w:r>
            <w:r w:rsidR="00242ACB">
              <w:rPr>
                <w:noProof/>
                <w:webHidden/>
              </w:rPr>
            </w:r>
            <w:r w:rsidR="00242ACB">
              <w:rPr>
                <w:noProof/>
                <w:webHidden/>
              </w:rPr>
              <w:fldChar w:fldCharType="separate"/>
            </w:r>
            <w:r w:rsidR="00242ACB">
              <w:rPr>
                <w:noProof/>
                <w:webHidden/>
              </w:rPr>
              <w:t>32</w:t>
            </w:r>
            <w:r w:rsidR="00242ACB">
              <w:rPr>
                <w:noProof/>
                <w:webHidden/>
              </w:rPr>
              <w:fldChar w:fldCharType="end"/>
            </w:r>
          </w:hyperlink>
        </w:p>
        <w:p w14:paraId="429CAC0F" w14:textId="543851E8"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42" w:history="1">
            <w:r w:rsidR="00242ACB" w:rsidRPr="00CD4A78">
              <w:rPr>
                <w:rStyle w:val="Hyperlink"/>
                <w:noProof/>
              </w:rPr>
              <w:t>11.3</w:t>
            </w:r>
            <w:r w:rsidR="00242ACB">
              <w:rPr>
                <w:rFonts w:asciiTheme="minorHAnsi" w:eastAsiaTheme="minorEastAsia" w:hAnsiTheme="minorHAnsi"/>
                <w:noProof/>
                <w:lang w:eastAsia="de-CH"/>
              </w:rPr>
              <w:tab/>
            </w:r>
            <w:r w:rsidR="00242ACB" w:rsidRPr="00CD4A78">
              <w:rPr>
                <w:rStyle w:val="Hyperlink"/>
                <w:noProof/>
              </w:rPr>
              <w:t>Mittwoch, 17. November 2021</w:t>
            </w:r>
            <w:r w:rsidR="00242ACB">
              <w:rPr>
                <w:noProof/>
                <w:webHidden/>
              </w:rPr>
              <w:tab/>
            </w:r>
            <w:r w:rsidR="00242ACB">
              <w:rPr>
                <w:noProof/>
                <w:webHidden/>
              </w:rPr>
              <w:fldChar w:fldCharType="begin"/>
            </w:r>
            <w:r w:rsidR="00242ACB">
              <w:rPr>
                <w:noProof/>
                <w:webHidden/>
              </w:rPr>
              <w:instrText xml:space="preserve"> PAGEREF _Toc88727842 \h </w:instrText>
            </w:r>
            <w:r w:rsidR="00242ACB">
              <w:rPr>
                <w:noProof/>
                <w:webHidden/>
              </w:rPr>
            </w:r>
            <w:r w:rsidR="00242ACB">
              <w:rPr>
                <w:noProof/>
                <w:webHidden/>
              </w:rPr>
              <w:fldChar w:fldCharType="separate"/>
            </w:r>
            <w:r w:rsidR="00242ACB">
              <w:rPr>
                <w:noProof/>
                <w:webHidden/>
              </w:rPr>
              <w:t>34</w:t>
            </w:r>
            <w:r w:rsidR="00242ACB">
              <w:rPr>
                <w:noProof/>
                <w:webHidden/>
              </w:rPr>
              <w:fldChar w:fldCharType="end"/>
            </w:r>
          </w:hyperlink>
        </w:p>
        <w:p w14:paraId="0F819A16" w14:textId="33A79BD7"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43" w:history="1">
            <w:r w:rsidR="00242ACB" w:rsidRPr="00CD4A78">
              <w:rPr>
                <w:rStyle w:val="Hyperlink"/>
                <w:noProof/>
              </w:rPr>
              <w:t>11.4</w:t>
            </w:r>
            <w:r w:rsidR="00242ACB">
              <w:rPr>
                <w:rFonts w:asciiTheme="minorHAnsi" w:eastAsiaTheme="minorEastAsia" w:hAnsiTheme="minorHAnsi"/>
                <w:noProof/>
                <w:lang w:eastAsia="de-CH"/>
              </w:rPr>
              <w:tab/>
            </w:r>
            <w:r w:rsidR="00242ACB" w:rsidRPr="00CD4A78">
              <w:rPr>
                <w:rStyle w:val="Hyperlink"/>
                <w:noProof/>
              </w:rPr>
              <w:t>Freitag, 19. November 2021</w:t>
            </w:r>
            <w:r w:rsidR="00242ACB">
              <w:rPr>
                <w:noProof/>
                <w:webHidden/>
              </w:rPr>
              <w:tab/>
            </w:r>
            <w:r w:rsidR="00242ACB">
              <w:rPr>
                <w:noProof/>
                <w:webHidden/>
              </w:rPr>
              <w:fldChar w:fldCharType="begin"/>
            </w:r>
            <w:r w:rsidR="00242ACB">
              <w:rPr>
                <w:noProof/>
                <w:webHidden/>
              </w:rPr>
              <w:instrText xml:space="preserve"> PAGEREF _Toc88727843 \h </w:instrText>
            </w:r>
            <w:r w:rsidR="00242ACB">
              <w:rPr>
                <w:noProof/>
                <w:webHidden/>
              </w:rPr>
            </w:r>
            <w:r w:rsidR="00242ACB">
              <w:rPr>
                <w:noProof/>
                <w:webHidden/>
              </w:rPr>
              <w:fldChar w:fldCharType="separate"/>
            </w:r>
            <w:r w:rsidR="00242ACB">
              <w:rPr>
                <w:noProof/>
                <w:webHidden/>
              </w:rPr>
              <w:t>35</w:t>
            </w:r>
            <w:r w:rsidR="00242ACB">
              <w:rPr>
                <w:noProof/>
                <w:webHidden/>
              </w:rPr>
              <w:fldChar w:fldCharType="end"/>
            </w:r>
          </w:hyperlink>
        </w:p>
        <w:p w14:paraId="7A010146" w14:textId="1B72DD40"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44" w:history="1">
            <w:r w:rsidR="00242ACB" w:rsidRPr="00CD4A78">
              <w:rPr>
                <w:rStyle w:val="Hyperlink"/>
                <w:noProof/>
              </w:rPr>
              <w:t>11.5</w:t>
            </w:r>
            <w:r w:rsidR="00242ACB">
              <w:rPr>
                <w:rFonts w:asciiTheme="minorHAnsi" w:eastAsiaTheme="minorEastAsia" w:hAnsiTheme="minorHAnsi"/>
                <w:noProof/>
                <w:lang w:eastAsia="de-CH"/>
              </w:rPr>
              <w:tab/>
            </w:r>
            <w:r w:rsidR="00242ACB" w:rsidRPr="00CD4A78">
              <w:rPr>
                <w:rStyle w:val="Hyperlink"/>
                <w:noProof/>
              </w:rPr>
              <w:t>Montag, 22. Juni 2021</w:t>
            </w:r>
            <w:r w:rsidR="00242ACB">
              <w:rPr>
                <w:noProof/>
                <w:webHidden/>
              </w:rPr>
              <w:tab/>
            </w:r>
            <w:r w:rsidR="00242ACB">
              <w:rPr>
                <w:noProof/>
                <w:webHidden/>
              </w:rPr>
              <w:fldChar w:fldCharType="begin"/>
            </w:r>
            <w:r w:rsidR="00242ACB">
              <w:rPr>
                <w:noProof/>
                <w:webHidden/>
              </w:rPr>
              <w:instrText xml:space="preserve"> PAGEREF _Toc88727844 \h </w:instrText>
            </w:r>
            <w:r w:rsidR="00242ACB">
              <w:rPr>
                <w:noProof/>
                <w:webHidden/>
              </w:rPr>
            </w:r>
            <w:r w:rsidR="00242ACB">
              <w:rPr>
                <w:noProof/>
                <w:webHidden/>
              </w:rPr>
              <w:fldChar w:fldCharType="separate"/>
            </w:r>
            <w:r w:rsidR="00242ACB">
              <w:rPr>
                <w:noProof/>
                <w:webHidden/>
              </w:rPr>
              <w:t>38</w:t>
            </w:r>
            <w:r w:rsidR="00242ACB">
              <w:rPr>
                <w:noProof/>
                <w:webHidden/>
              </w:rPr>
              <w:fldChar w:fldCharType="end"/>
            </w:r>
          </w:hyperlink>
        </w:p>
        <w:p w14:paraId="139ADEFB" w14:textId="5A3FA2F1"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45" w:history="1">
            <w:r w:rsidR="00242ACB" w:rsidRPr="00CD4A78">
              <w:rPr>
                <w:rStyle w:val="Hyperlink"/>
                <w:noProof/>
              </w:rPr>
              <w:t>11.6</w:t>
            </w:r>
            <w:r w:rsidR="00242ACB">
              <w:rPr>
                <w:rFonts w:asciiTheme="minorHAnsi" w:eastAsiaTheme="minorEastAsia" w:hAnsiTheme="minorHAnsi"/>
                <w:noProof/>
                <w:lang w:eastAsia="de-CH"/>
              </w:rPr>
              <w:tab/>
            </w:r>
            <w:r w:rsidR="00242ACB" w:rsidRPr="00CD4A78">
              <w:rPr>
                <w:rStyle w:val="Hyperlink"/>
                <w:noProof/>
              </w:rPr>
              <w:t>Dienstag, 23. Juni 2021</w:t>
            </w:r>
            <w:r w:rsidR="00242ACB">
              <w:rPr>
                <w:noProof/>
                <w:webHidden/>
              </w:rPr>
              <w:tab/>
            </w:r>
            <w:r w:rsidR="00242ACB">
              <w:rPr>
                <w:noProof/>
                <w:webHidden/>
              </w:rPr>
              <w:fldChar w:fldCharType="begin"/>
            </w:r>
            <w:r w:rsidR="00242ACB">
              <w:rPr>
                <w:noProof/>
                <w:webHidden/>
              </w:rPr>
              <w:instrText xml:space="preserve"> PAGEREF _Toc88727845 \h </w:instrText>
            </w:r>
            <w:r w:rsidR="00242ACB">
              <w:rPr>
                <w:noProof/>
                <w:webHidden/>
              </w:rPr>
            </w:r>
            <w:r w:rsidR="00242ACB">
              <w:rPr>
                <w:noProof/>
                <w:webHidden/>
              </w:rPr>
              <w:fldChar w:fldCharType="separate"/>
            </w:r>
            <w:r w:rsidR="00242ACB">
              <w:rPr>
                <w:noProof/>
                <w:webHidden/>
              </w:rPr>
              <w:t>39</w:t>
            </w:r>
            <w:r w:rsidR="00242ACB">
              <w:rPr>
                <w:noProof/>
                <w:webHidden/>
              </w:rPr>
              <w:fldChar w:fldCharType="end"/>
            </w:r>
          </w:hyperlink>
        </w:p>
        <w:p w14:paraId="37690319" w14:textId="108F9E19" w:rsidR="00242ACB" w:rsidRDefault="00DF12E8">
          <w:pPr>
            <w:pStyle w:val="Verzeichnis1"/>
            <w:tabs>
              <w:tab w:val="left" w:pos="660"/>
              <w:tab w:val="right" w:leader="dot" w:pos="9062"/>
            </w:tabs>
            <w:rPr>
              <w:rFonts w:asciiTheme="minorHAnsi" w:eastAsiaTheme="minorEastAsia" w:hAnsiTheme="minorHAnsi"/>
              <w:noProof/>
              <w:lang w:eastAsia="de-CH"/>
            </w:rPr>
          </w:pPr>
          <w:hyperlink w:anchor="_Toc88727846" w:history="1">
            <w:r w:rsidR="00242ACB" w:rsidRPr="00CD4A78">
              <w:rPr>
                <w:rStyle w:val="Hyperlink"/>
                <w:noProof/>
              </w:rPr>
              <w:t>12.</w:t>
            </w:r>
            <w:r w:rsidR="00242ACB">
              <w:rPr>
                <w:rFonts w:asciiTheme="minorHAnsi" w:eastAsiaTheme="minorEastAsia" w:hAnsiTheme="minorHAnsi"/>
                <w:noProof/>
                <w:lang w:eastAsia="de-CH"/>
              </w:rPr>
              <w:tab/>
            </w:r>
            <w:r w:rsidR="00242ACB" w:rsidRPr="00CD4A78">
              <w:rPr>
                <w:rStyle w:val="Hyperlink"/>
                <w:noProof/>
              </w:rPr>
              <w:t>Abschlussberichte (Beispiele)</w:t>
            </w:r>
            <w:r w:rsidR="00242ACB">
              <w:rPr>
                <w:noProof/>
                <w:webHidden/>
              </w:rPr>
              <w:tab/>
            </w:r>
            <w:r w:rsidR="00242ACB">
              <w:rPr>
                <w:noProof/>
                <w:webHidden/>
              </w:rPr>
              <w:fldChar w:fldCharType="begin"/>
            </w:r>
            <w:r w:rsidR="00242ACB">
              <w:rPr>
                <w:noProof/>
                <w:webHidden/>
              </w:rPr>
              <w:instrText xml:space="preserve"> PAGEREF _Toc88727846 \h </w:instrText>
            </w:r>
            <w:r w:rsidR="00242ACB">
              <w:rPr>
                <w:noProof/>
                <w:webHidden/>
              </w:rPr>
            </w:r>
            <w:r w:rsidR="00242ACB">
              <w:rPr>
                <w:noProof/>
                <w:webHidden/>
              </w:rPr>
              <w:fldChar w:fldCharType="separate"/>
            </w:r>
            <w:r w:rsidR="00242ACB">
              <w:rPr>
                <w:noProof/>
                <w:webHidden/>
              </w:rPr>
              <w:t>40</w:t>
            </w:r>
            <w:r w:rsidR="00242ACB">
              <w:rPr>
                <w:noProof/>
                <w:webHidden/>
              </w:rPr>
              <w:fldChar w:fldCharType="end"/>
            </w:r>
          </w:hyperlink>
        </w:p>
        <w:p w14:paraId="52A8AD99" w14:textId="7C31D6E1"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47" w:history="1">
            <w:r w:rsidR="00242ACB" w:rsidRPr="00CD4A78">
              <w:rPr>
                <w:rStyle w:val="Hyperlink"/>
                <w:noProof/>
              </w:rPr>
              <w:t>12.1</w:t>
            </w:r>
            <w:r w:rsidR="00242ACB">
              <w:rPr>
                <w:rFonts w:asciiTheme="minorHAnsi" w:eastAsiaTheme="minorEastAsia" w:hAnsiTheme="minorHAnsi"/>
                <w:noProof/>
                <w:lang w:eastAsia="de-CH"/>
              </w:rPr>
              <w:tab/>
            </w:r>
            <w:r w:rsidR="00242ACB" w:rsidRPr="00CD4A78">
              <w:rPr>
                <w:rStyle w:val="Hyperlink"/>
                <w:noProof/>
              </w:rPr>
              <w:t>Schlussbericht Ist/Soll</w:t>
            </w:r>
            <w:r w:rsidR="00242ACB">
              <w:rPr>
                <w:noProof/>
                <w:webHidden/>
              </w:rPr>
              <w:tab/>
            </w:r>
            <w:r w:rsidR="00242ACB">
              <w:rPr>
                <w:noProof/>
                <w:webHidden/>
              </w:rPr>
              <w:fldChar w:fldCharType="begin"/>
            </w:r>
            <w:r w:rsidR="00242ACB">
              <w:rPr>
                <w:noProof/>
                <w:webHidden/>
              </w:rPr>
              <w:instrText xml:space="preserve"> PAGEREF _Toc88727847 \h </w:instrText>
            </w:r>
            <w:r w:rsidR="00242ACB">
              <w:rPr>
                <w:noProof/>
                <w:webHidden/>
              </w:rPr>
            </w:r>
            <w:r w:rsidR="00242ACB">
              <w:rPr>
                <w:noProof/>
                <w:webHidden/>
              </w:rPr>
              <w:fldChar w:fldCharType="separate"/>
            </w:r>
            <w:r w:rsidR="00242ACB">
              <w:rPr>
                <w:noProof/>
                <w:webHidden/>
              </w:rPr>
              <w:t>40</w:t>
            </w:r>
            <w:r w:rsidR="00242ACB">
              <w:rPr>
                <w:noProof/>
                <w:webHidden/>
              </w:rPr>
              <w:fldChar w:fldCharType="end"/>
            </w:r>
          </w:hyperlink>
        </w:p>
        <w:p w14:paraId="2C18A66B" w14:textId="3D60960D"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48" w:history="1">
            <w:r w:rsidR="00242ACB" w:rsidRPr="00CD4A78">
              <w:rPr>
                <w:rStyle w:val="Hyperlink"/>
                <w:noProof/>
              </w:rPr>
              <w:t>12.2</w:t>
            </w:r>
            <w:r w:rsidR="00242ACB">
              <w:rPr>
                <w:rFonts w:asciiTheme="minorHAnsi" w:eastAsiaTheme="minorEastAsia" w:hAnsiTheme="minorHAnsi"/>
                <w:noProof/>
                <w:lang w:eastAsia="de-CH"/>
              </w:rPr>
              <w:tab/>
            </w:r>
            <w:r w:rsidR="00242ACB" w:rsidRPr="00CD4A78">
              <w:rPr>
                <w:rStyle w:val="Hyperlink"/>
                <w:noProof/>
              </w:rPr>
              <w:t>Erkenntnisse</w:t>
            </w:r>
            <w:r w:rsidR="00242ACB">
              <w:rPr>
                <w:noProof/>
                <w:webHidden/>
              </w:rPr>
              <w:tab/>
            </w:r>
            <w:r w:rsidR="00242ACB">
              <w:rPr>
                <w:noProof/>
                <w:webHidden/>
              </w:rPr>
              <w:fldChar w:fldCharType="begin"/>
            </w:r>
            <w:r w:rsidR="00242ACB">
              <w:rPr>
                <w:noProof/>
                <w:webHidden/>
              </w:rPr>
              <w:instrText xml:space="preserve"> PAGEREF _Toc88727848 \h </w:instrText>
            </w:r>
            <w:r w:rsidR="00242ACB">
              <w:rPr>
                <w:noProof/>
                <w:webHidden/>
              </w:rPr>
            </w:r>
            <w:r w:rsidR="00242ACB">
              <w:rPr>
                <w:noProof/>
                <w:webHidden/>
              </w:rPr>
              <w:fldChar w:fldCharType="separate"/>
            </w:r>
            <w:r w:rsidR="00242ACB">
              <w:rPr>
                <w:noProof/>
                <w:webHidden/>
              </w:rPr>
              <w:t>41</w:t>
            </w:r>
            <w:r w:rsidR="00242ACB">
              <w:rPr>
                <w:noProof/>
                <w:webHidden/>
              </w:rPr>
              <w:fldChar w:fldCharType="end"/>
            </w:r>
          </w:hyperlink>
        </w:p>
        <w:p w14:paraId="48B5168F" w14:textId="6BA19CA2"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49" w:history="1">
            <w:r w:rsidR="00242ACB" w:rsidRPr="00CD4A78">
              <w:rPr>
                <w:rStyle w:val="Hyperlink"/>
                <w:noProof/>
              </w:rPr>
              <w:t>12.2.1</w:t>
            </w:r>
            <w:r w:rsidR="00242ACB">
              <w:rPr>
                <w:rFonts w:asciiTheme="minorHAnsi" w:eastAsiaTheme="minorEastAsia" w:hAnsiTheme="minorHAnsi"/>
                <w:noProof/>
                <w:lang w:eastAsia="de-CH"/>
              </w:rPr>
              <w:tab/>
            </w:r>
            <w:r w:rsidR="00242ACB" w:rsidRPr="00CD4A78">
              <w:rPr>
                <w:rStyle w:val="Hyperlink"/>
                <w:noProof/>
              </w:rPr>
              <w:t>Anforderungen</w:t>
            </w:r>
            <w:r w:rsidR="00242ACB">
              <w:rPr>
                <w:noProof/>
                <w:webHidden/>
              </w:rPr>
              <w:tab/>
            </w:r>
            <w:r w:rsidR="00242ACB">
              <w:rPr>
                <w:noProof/>
                <w:webHidden/>
              </w:rPr>
              <w:fldChar w:fldCharType="begin"/>
            </w:r>
            <w:r w:rsidR="00242ACB">
              <w:rPr>
                <w:noProof/>
                <w:webHidden/>
              </w:rPr>
              <w:instrText xml:space="preserve"> PAGEREF _Toc88727849 \h </w:instrText>
            </w:r>
            <w:r w:rsidR="00242ACB">
              <w:rPr>
                <w:noProof/>
                <w:webHidden/>
              </w:rPr>
            </w:r>
            <w:r w:rsidR="00242ACB">
              <w:rPr>
                <w:noProof/>
                <w:webHidden/>
              </w:rPr>
              <w:fldChar w:fldCharType="separate"/>
            </w:r>
            <w:r w:rsidR="00242ACB">
              <w:rPr>
                <w:noProof/>
                <w:webHidden/>
              </w:rPr>
              <w:t>41</w:t>
            </w:r>
            <w:r w:rsidR="00242ACB">
              <w:rPr>
                <w:noProof/>
                <w:webHidden/>
              </w:rPr>
              <w:fldChar w:fldCharType="end"/>
            </w:r>
          </w:hyperlink>
        </w:p>
        <w:p w14:paraId="662F54EC" w14:textId="76E0EED5"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50" w:history="1">
            <w:r w:rsidR="00242ACB" w:rsidRPr="00CD4A78">
              <w:rPr>
                <w:rStyle w:val="Hyperlink"/>
                <w:noProof/>
              </w:rPr>
              <w:t>12.2.2</w:t>
            </w:r>
            <w:r w:rsidR="00242ACB">
              <w:rPr>
                <w:rFonts w:asciiTheme="minorHAnsi" w:eastAsiaTheme="minorEastAsia" w:hAnsiTheme="minorHAnsi"/>
                <w:noProof/>
                <w:lang w:eastAsia="de-CH"/>
              </w:rPr>
              <w:tab/>
            </w:r>
            <w:r w:rsidR="00242ACB" w:rsidRPr="00CD4A78">
              <w:rPr>
                <w:rStyle w:val="Hyperlink"/>
                <w:noProof/>
              </w:rPr>
              <w:t>Zeit</w:t>
            </w:r>
            <w:r w:rsidR="00242ACB">
              <w:rPr>
                <w:noProof/>
                <w:webHidden/>
              </w:rPr>
              <w:tab/>
            </w:r>
            <w:r w:rsidR="00242ACB">
              <w:rPr>
                <w:noProof/>
                <w:webHidden/>
              </w:rPr>
              <w:fldChar w:fldCharType="begin"/>
            </w:r>
            <w:r w:rsidR="00242ACB">
              <w:rPr>
                <w:noProof/>
                <w:webHidden/>
              </w:rPr>
              <w:instrText xml:space="preserve"> PAGEREF _Toc88727850 \h </w:instrText>
            </w:r>
            <w:r w:rsidR="00242ACB">
              <w:rPr>
                <w:noProof/>
                <w:webHidden/>
              </w:rPr>
            </w:r>
            <w:r w:rsidR="00242ACB">
              <w:rPr>
                <w:noProof/>
                <w:webHidden/>
              </w:rPr>
              <w:fldChar w:fldCharType="separate"/>
            </w:r>
            <w:r w:rsidR="00242ACB">
              <w:rPr>
                <w:noProof/>
                <w:webHidden/>
              </w:rPr>
              <w:t>41</w:t>
            </w:r>
            <w:r w:rsidR="00242ACB">
              <w:rPr>
                <w:noProof/>
                <w:webHidden/>
              </w:rPr>
              <w:fldChar w:fldCharType="end"/>
            </w:r>
          </w:hyperlink>
        </w:p>
        <w:p w14:paraId="40D9CDEE" w14:textId="05320AB7"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51" w:history="1">
            <w:r w:rsidR="00242ACB" w:rsidRPr="00CD4A78">
              <w:rPr>
                <w:rStyle w:val="Hyperlink"/>
                <w:noProof/>
              </w:rPr>
              <w:t>12.2.3</w:t>
            </w:r>
            <w:r w:rsidR="00242ACB">
              <w:rPr>
                <w:rFonts w:asciiTheme="minorHAnsi" w:eastAsiaTheme="minorEastAsia" w:hAnsiTheme="minorHAnsi"/>
                <w:noProof/>
                <w:lang w:eastAsia="de-CH"/>
              </w:rPr>
              <w:tab/>
            </w:r>
            <w:r w:rsidR="00242ACB" w:rsidRPr="00CD4A78">
              <w:rPr>
                <w:rStyle w:val="Hyperlink"/>
                <w:noProof/>
              </w:rPr>
              <w:t>Einsatzmittel</w:t>
            </w:r>
            <w:r w:rsidR="00242ACB">
              <w:rPr>
                <w:noProof/>
                <w:webHidden/>
              </w:rPr>
              <w:tab/>
            </w:r>
            <w:r w:rsidR="00242ACB">
              <w:rPr>
                <w:noProof/>
                <w:webHidden/>
              </w:rPr>
              <w:fldChar w:fldCharType="begin"/>
            </w:r>
            <w:r w:rsidR="00242ACB">
              <w:rPr>
                <w:noProof/>
                <w:webHidden/>
              </w:rPr>
              <w:instrText xml:space="preserve"> PAGEREF _Toc88727851 \h </w:instrText>
            </w:r>
            <w:r w:rsidR="00242ACB">
              <w:rPr>
                <w:noProof/>
                <w:webHidden/>
              </w:rPr>
            </w:r>
            <w:r w:rsidR="00242ACB">
              <w:rPr>
                <w:noProof/>
                <w:webHidden/>
              </w:rPr>
              <w:fldChar w:fldCharType="separate"/>
            </w:r>
            <w:r w:rsidR="00242ACB">
              <w:rPr>
                <w:noProof/>
                <w:webHidden/>
              </w:rPr>
              <w:t>41</w:t>
            </w:r>
            <w:r w:rsidR="00242ACB">
              <w:rPr>
                <w:noProof/>
                <w:webHidden/>
              </w:rPr>
              <w:fldChar w:fldCharType="end"/>
            </w:r>
          </w:hyperlink>
        </w:p>
        <w:p w14:paraId="7EBE0863" w14:textId="4295674B"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52" w:history="1">
            <w:r w:rsidR="00242ACB" w:rsidRPr="00CD4A78">
              <w:rPr>
                <w:rStyle w:val="Hyperlink"/>
                <w:noProof/>
              </w:rPr>
              <w:t>12.2.4</w:t>
            </w:r>
            <w:r w:rsidR="00242ACB">
              <w:rPr>
                <w:rFonts w:asciiTheme="minorHAnsi" w:eastAsiaTheme="minorEastAsia" w:hAnsiTheme="minorHAnsi"/>
                <w:noProof/>
                <w:lang w:eastAsia="de-CH"/>
              </w:rPr>
              <w:tab/>
            </w:r>
            <w:r w:rsidR="00242ACB" w:rsidRPr="00CD4A78">
              <w:rPr>
                <w:rStyle w:val="Hyperlink"/>
                <w:noProof/>
              </w:rPr>
              <w:t>Qualität der Arbeit</w:t>
            </w:r>
            <w:r w:rsidR="00242ACB">
              <w:rPr>
                <w:noProof/>
                <w:webHidden/>
              </w:rPr>
              <w:tab/>
            </w:r>
            <w:r w:rsidR="00242ACB">
              <w:rPr>
                <w:noProof/>
                <w:webHidden/>
              </w:rPr>
              <w:fldChar w:fldCharType="begin"/>
            </w:r>
            <w:r w:rsidR="00242ACB">
              <w:rPr>
                <w:noProof/>
                <w:webHidden/>
              </w:rPr>
              <w:instrText xml:space="preserve"> PAGEREF _Toc88727852 \h </w:instrText>
            </w:r>
            <w:r w:rsidR="00242ACB">
              <w:rPr>
                <w:noProof/>
                <w:webHidden/>
              </w:rPr>
            </w:r>
            <w:r w:rsidR="00242ACB">
              <w:rPr>
                <w:noProof/>
                <w:webHidden/>
              </w:rPr>
              <w:fldChar w:fldCharType="separate"/>
            </w:r>
            <w:r w:rsidR="00242ACB">
              <w:rPr>
                <w:noProof/>
                <w:webHidden/>
              </w:rPr>
              <w:t>41</w:t>
            </w:r>
            <w:r w:rsidR="00242ACB">
              <w:rPr>
                <w:noProof/>
                <w:webHidden/>
              </w:rPr>
              <w:fldChar w:fldCharType="end"/>
            </w:r>
          </w:hyperlink>
        </w:p>
        <w:p w14:paraId="5B54B181" w14:textId="60617109"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53" w:history="1">
            <w:r w:rsidR="00242ACB" w:rsidRPr="00CD4A78">
              <w:rPr>
                <w:rStyle w:val="Hyperlink"/>
                <w:noProof/>
              </w:rPr>
              <w:t>12.1</w:t>
            </w:r>
            <w:r w:rsidR="00242ACB">
              <w:rPr>
                <w:rFonts w:asciiTheme="minorHAnsi" w:eastAsiaTheme="minorEastAsia" w:hAnsiTheme="minorHAnsi"/>
                <w:noProof/>
                <w:lang w:eastAsia="de-CH"/>
              </w:rPr>
              <w:tab/>
            </w:r>
            <w:r w:rsidR="00242ACB" w:rsidRPr="00CD4A78">
              <w:rPr>
                <w:rStyle w:val="Hyperlink"/>
                <w:noProof/>
              </w:rPr>
              <w:t>Persönliches Fazit / Schlussreflexion</w:t>
            </w:r>
            <w:r w:rsidR="00242ACB">
              <w:rPr>
                <w:noProof/>
                <w:webHidden/>
              </w:rPr>
              <w:tab/>
            </w:r>
            <w:r w:rsidR="00242ACB">
              <w:rPr>
                <w:noProof/>
                <w:webHidden/>
              </w:rPr>
              <w:fldChar w:fldCharType="begin"/>
            </w:r>
            <w:r w:rsidR="00242ACB">
              <w:rPr>
                <w:noProof/>
                <w:webHidden/>
              </w:rPr>
              <w:instrText xml:space="preserve"> PAGEREF _Toc88727853 \h </w:instrText>
            </w:r>
            <w:r w:rsidR="00242ACB">
              <w:rPr>
                <w:noProof/>
                <w:webHidden/>
              </w:rPr>
            </w:r>
            <w:r w:rsidR="00242ACB">
              <w:rPr>
                <w:noProof/>
                <w:webHidden/>
              </w:rPr>
              <w:fldChar w:fldCharType="separate"/>
            </w:r>
            <w:r w:rsidR="00242ACB">
              <w:rPr>
                <w:noProof/>
                <w:webHidden/>
              </w:rPr>
              <w:t>41</w:t>
            </w:r>
            <w:r w:rsidR="00242ACB">
              <w:rPr>
                <w:noProof/>
                <w:webHidden/>
              </w:rPr>
              <w:fldChar w:fldCharType="end"/>
            </w:r>
          </w:hyperlink>
        </w:p>
        <w:p w14:paraId="5B2A7F4C" w14:textId="3E66A11E" w:rsidR="00242ACB" w:rsidRDefault="00DF12E8">
          <w:pPr>
            <w:pStyle w:val="Verzeichnis1"/>
            <w:tabs>
              <w:tab w:val="right" w:leader="dot" w:pos="9062"/>
            </w:tabs>
            <w:rPr>
              <w:rFonts w:asciiTheme="minorHAnsi" w:eastAsiaTheme="minorEastAsia" w:hAnsiTheme="minorHAnsi"/>
              <w:noProof/>
              <w:lang w:eastAsia="de-CH"/>
            </w:rPr>
          </w:pPr>
          <w:hyperlink w:anchor="_Toc88727854" w:history="1">
            <w:r w:rsidR="00242ACB" w:rsidRPr="00CD4A78">
              <w:rPr>
                <w:rStyle w:val="Hyperlink"/>
                <w:noProof/>
              </w:rPr>
              <w:t>Teil 2: Projektdokumentation</w:t>
            </w:r>
            <w:r w:rsidR="00242ACB">
              <w:rPr>
                <w:noProof/>
                <w:webHidden/>
              </w:rPr>
              <w:tab/>
            </w:r>
            <w:r w:rsidR="00242ACB">
              <w:rPr>
                <w:noProof/>
                <w:webHidden/>
              </w:rPr>
              <w:fldChar w:fldCharType="begin"/>
            </w:r>
            <w:r w:rsidR="00242ACB">
              <w:rPr>
                <w:noProof/>
                <w:webHidden/>
              </w:rPr>
              <w:instrText xml:space="preserve"> PAGEREF _Toc88727854 \h </w:instrText>
            </w:r>
            <w:r w:rsidR="00242ACB">
              <w:rPr>
                <w:noProof/>
                <w:webHidden/>
              </w:rPr>
            </w:r>
            <w:r w:rsidR="00242ACB">
              <w:rPr>
                <w:noProof/>
                <w:webHidden/>
              </w:rPr>
              <w:fldChar w:fldCharType="separate"/>
            </w:r>
            <w:r w:rsidR="00242ACB">
              <w:rPr>
                <w:noProof/>
                <w:webHidden/>
              </w:rPr>
              <w:t>43</w:t>
            </w:r>
            <w:r w:rsidR="00242ACB">
              <w:rPr>
                <w:noProof/>
                <w:webHidden/>
              </w:rPr>
              <w:fldChar w:fldCharType="end"/>
            </w:r>
          </w:hyperlink>
        </w:p>
        <w:p w14:paraId="086273DC" w14:textId="71B4DC21" w:rsidR="00242ACB" w:rsidRDefault="00DF12E8">
          <w:pPr>
            <w:pStyle w:val="Verzeichnis1"/>
            <w:tabs>
              <w:tab w:val="left" w:pos="660"/>
              <w:tab w:val="right" w:leader="dot" w:pos="9062"/>
            </w:tabs>
            <w:rPr>
              <w:rFonts w:asciiTheme="minorHAnsi" w:eastAsiaTheme="minorEastAsia" w:hAnsiTheme="minorHAnsi"/>
              <w:noProof/>
              <w:lang w:eastAsia="de-CH"/>
            </w:rPr>
          </w:pPr>
          <w:hyperlink w:anchor="_Toc88727855" w:history="1">
            <w:r w:rsidR="00242ACB" w:rsidRPr="00CD4A78">
              <w:rPr>
                <w:rStyle w:val="Hyperlink"/>
                <w:noProof/>
              </w:rPr>
              <w:t>13.</w:t>
            </w:r>
            <w:r w:rsidR="00242ACB">
              <w:rPr>
                <w:rFonts w:asciiTheme="minorHAnsi" w:eastAsiaTheme="minorEastAsia" w:hAnsiTheme="minorHAnsi"/>
                <w:noProof/>
                <w:lang w:eastAsia="de-CH"/>
              </w:rPr>
              <w:tab/>
            </w:r>
            <w:r w:rsidR="00242ACB" w:rsidRPr="00CD4A78">
              <w:rPr>
                <w:rStyle w:val="Hyperlink"/>
                <w:noProof/>
              </w:rPr>
              <w:t>Initialisierung</w:t>
            </w:r>
            <w:r w:rsidR="00242ACB">
              <w:rPr>
                <w:noProof/>
                <w:webHidden/>
              </w:rPr>
              <w:tab/>
            </w:r>
            <w:r w:rsidR="00242ACB">
              <w:rPr>
                <w:noProof/>
                <w:webHidden/>
              </w:rPr>
              <w:fldChar w:fldCharType="begin"/>
            </w:r>
            <w:r w:rsidR="00242ACB">
              <w:rPr>
                <w:noProof/>
                <w:webHidden/>
              </w:rPr>
              <w:instrText xml:space="preserve"> PAGEREF _Toc88727855 \h </w:instrText>
            </w:r>
            <w:r w:rsidR="00242ACB">
              <w:rPr>
                <w:noProof/>
                <w:webHidden/>
              </w:rPr>
            </w:r>
            <w:r w:rsidR="00242ACB">
              <w:rPr>
                <w:noProof/>
                <w:webHidden/>
              </w:rPr>
              <w:fldChar w:fldCharType="separate"/>
            </w:r>
            <w:r w:rsidR="00242ACB">
              <w:rPr>
                <w:noProof/>
                <w:webHidden/>
              </w:rPr>
              <w:t>44</w:t>
            </w:r>
            <w:r w:rsidR="00242ACB">
              <w:rPr>
                <w:noProof/>
                <w:webHidden/>
              </w:rPr>
              <w:fldChar w:fldCharType="end"/>
            </w:r>
          </w:hyperlink>
        </w:p>
        <w:p w14:paraId="44036BF4" w14:textId="0D4D0615"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56" w:history="1">
            <w:r w:rsidR="00242ACB" w:rsidRPr="00CD4A78">
              <w:rPr>
                <w:rStyle w:val="Hyperlink"/>
                <w:noProof/>
              </w:rPr>
              <w:t>13.1</w:t>
            </w:r>
            <w:r w:rsidR="00242ACB">
              <w:rPr>
                <w:rFonts w:asciiTheme="minorHAnsi" w:eastAsiaTheme="minorEastAsia" w:hAnsiTheme="minorHAnsi"/>
                <w:noProof/>
                <w:lang w:eastAsia="de-CH"/>
              </w:rPr>
              <w:tab/>
            </w:r>
            <w:r w:rsidR="00242ACB" w:rsidRPr="00CD4A78">
              <w:rPr>
                <w:rStyle w:val="Hyperlink"/>
                <w:noProof/>
              </w:rPr>
              <w:t>Beschreibung Ist-Zustand / Soll-Zustand</w:t>
            </w:r>
            <w:r w:rsidR="00242ACB">
              <w:rPr>
                <w:noProof/>
                <w:webHidden/>
              </w:rPr>
              <w:tab/>
            </w:r>
            <w:r w:rsidR="00242ACB">
              <w:rPr>
                <w:noProof/>
                <w:webHidden/>
              </w:rPr>
              <w:fldChar w:fldCharType="begin"/>
            </w:r>
            <w:r w:rsidR="00242ACB">
              <w:rPr>
                <w:noProof/>
                <w:webHidden/>
              </w:rPr>
              <w:instrText xml:space="preserve"> PAGEREF _Toc88727856 \h </w:instrText>
            </w:r>
            <w:r w:rsidR="00242ACB">
              <w:rPr>
                <w:noProof/>
                <w:webHidden/>
              </w:rPr>
            </w:r>
            <w:r w:rsidR="00242ACB">
              <w:rPr>
                <w:noProof/>
                <w:webHidden/>
              </w:rPr>
              <w:fldChar w:fldCharType="separate"/>
            </w:r>
            <w:r w:rsidR="00242ACB">
              <w:rPr>
                <w:noProof/>
                <w:webHidden/>
              </w:rPr>
              <w:t>44</w:t>
            </w:r>
            <w:r w:rsidR="00242ACB">
              <w:rPr>
                <w:noProof/>
                <w:webHidden/>
              </w:rPr>
              <w:fldChar w:fldCharType="end"/>
            </w:r>
          </w:hyperlink>
        </w:p>
        <w:p w14:paraId="52514FD9" w14:textId="221F291B"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57" w:history="1">
            <w:r w:rsidR="00242ACB" w:rsidRPr="00CD4A78">
              <w:rPr>
                <w:rStyle w:val="Hyperlink"/>
                <w:noProof/>
              </w:rPr>
              <w:t>13.1.1</w:t>
            </w:r>
            <w:r w:rsidR="00242ACB">
              <w:rPr>
                <w:rFonts w:asciiTheme="minorHAnsi" w:eastAsiaTheme="minorEastAsia" w:hAnsiTheme="minorHAnsi"/>
                <w:noProof/>
                <w:lang w:eastAsia="de-CH"/>
              </w:rPr>
              <w:tab/>
            </w:r>
            <w:r w:rsidR="00242ACB" w:rsidRPr="00CD4A78">
              <w:rPr>
                <w:rStyle w:val="Hyperlink"/>
                <w:noProof/>
              </w:rPr>
              <w:t>Istzustand</w:t>
            </w:r>
            <w:r w:rsidR="00242ACB">
              <w:rPr>
                <w:noProof/>
                <w:webHidden/>
              </w:rPr>
              <w:tab/>
            </w:r>
            <w:r w:rsidR="00242ACB">
              <w:rPr>
                <w:noProof/>
                <w:webHidden/>
              </w:rPr>
              <w:fldChar w:fldCharType="begin"/>
            </w:r>
            <w:r w:rsidR="00242ACB">
              <w:rPr>
                <w:noProof/>
                <w:webHidden/>
              </w:rPr>
              <w:instrText xml:space="preserve"> PAGEREF _Toc88727857 \h </w:instrText>
            </w:r>
            <w:r w:rsidR="00242ACB">
              <w:rPr>
                <w:noProof/>
                <w:webHidden/>
              </w:rPr>
            </w:r>
            <w:r w:rsidR="00242ACB">
              <w:rPr>
                <w:noProof/>
                <w:webHidden/>
              </w:rPr>
              <w:fldChar w:fldCharType="separate"/>
            </w:r>
            <w:r w:rsidR="00242ACB">
              <w:rPr>
                <w:noProof/>
                <w:webHidden/>
              </w:rPr>
              <w:t>44</w:t>
            </w:r>
            <w:r w:rsidR="00242ACB">
              <w:rPr>
                <w:noProof/>
                <w:webHidden/>
              </w:rPr>
              <w:fldChar w:fldCharType="end"/>
            </w:r>
          </w:hyperlink>
        </w:p>
        <w:p w14:paraId="14711A5E" w14:textId="50E25C5E"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58" w:history="1">
            <w:r w:rsidR="00242ACB" w:rsidRPr="00CD4A78">
              <w:rPr>
                <w:rStyle w:val="Hyperlink"/>
                <w:noProof/>
              </w:rPr>
              <w:t>13.1.2</w:t>
            </w:r>
            <w:r w:rsidR="00242ACB">
              <w:rPr>
                <w:rFonts w:asciiTheme="minorHAnsi" w:eastAsiaTheme="minorEastAsia" w:hAnsiTheme="minorHAnsi"/>
                <w:noProof/>
                <w:lang w:eastAsia="de-CH"/>
              </w:rPr>
              <w:tab/>
            </w:r>
            <w:r w:rsidR="00242ACB" w:rsidRPr="00CD4A78">
              <w:rPr>
                <w:rStyle w:val="Hyperlink"/>
                <w:noProof/>
              </w:rPr>
              <w:t>Sollzustand</w:t>
            </w:r>
            <w:r w:rsidR="00242ACB">
              <w:rPr>
                <w:noProof/>
                <w:webHidden/>
              </w:rPr>
              <w:tab/>
            </w:r>
            <w:r w:rsidR="00242ACB">
              <w:rPr>
                <w:noProof/>
                <w:webHidden/>
              </w:rPr>
              <w:fldChar w:fldCharType="begin"/>
            </w:r>
            <w:r w:rsidR="00242ACB">
              <w:rPr>
                <w:noProof/>
                <w:webHidden/>
              </w:rPr>
              <w:instrText xml:space="preserve"> PAGEREF _Toc88727858 \h </w:instrText>
            </w:r>
            <w:r w:rsidR="00242ACB">
              <w:rPr>
                <w:noProof/>
                <w:webHidden/>
              </w:rPr>
            </w:r>
            <w:r w:rsidR="00242ACB">
              <w:rPr>
                <w:noProof/>
                <w:webHidden/>
              </w:rPr>
              <w:fldChar w:fldCharType="separate"/>
            </w:r>
            <w:r w:rsidR="00242ACB">
              <w:rPr>
                <w:noProof/>
                <w:webHidden/>
              </w:rPr>
              <w:t>44</w:t>
            </w:r>
            <w:r w:rsidR="00242ACB">
              <w:rPr>
                <w:noProof/>
                <w:webHidden/>
              </w:rPr>
              <w:fldChar w:fldCharType="end"/>
            </w:r>
          </w:hyperlink>
        </w:p>
        <w:p w14:paraId="520D3627" w14:textId="16C5377D"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59" w:history="1">
            <w:r w:rsidR="00242ACB" w:rsidRPr="00CD4A78">
              <w:rPr>
                <w:rStyle w:val="Hyperlink"/>
                <w:noProof/>
              </w:rPr>
              <w:t>13.2</w:t>
            </w:r>
            <w:r w:rsidR="00242ACB">
              <w:rPr>
                <w:rFonts w:asciiTheme="minorHAnsi" w:eastAsiaTheme="minorEastAsia" w:hAnsiTheme="minorHAnsi"/>
                <w:noProof/>
                <w:lang w:eastAsia="de-CH"/>
              </w:rPr>
              <w:tab/>
            </w:r>
            <w:r w:rsidR="00242ACB" w:rsidRPr="00CD4A78">
              <w:rPr>
                <w:rStyle w:val="Hyperlink"/>
                <w:noProof/>
              </w:rPr>
              <w:t>Ziele</w:t>
            </w:r>
            <w:r w:rsidR="00242ACB">
              <w:rPr>
                <w:noProof/>
                <w:webHidden/>
              </w:rPr>
              <w:tab/>
            </w:r>
            <w:r w:rsidR="00242ACB">
              <w:rPr>
                <w:noProof/>
                <w:webHidden/>
              </w:rPr>
              <w:fldChar w:fldCharType="begin"/>
            </w:r>
            <w:r w:rsidR="00242ACB">
              <w:rPr>
                <w:noProof/>
                <w:webHidden/>
              </w:rPr>
              <w:instrText xml:space="preserve"> PAGEREF _Toc88727859 \h </w:instrText>
            </w:r>
            <w:r w:rsidR="00242ACB">
              <w:rPr>
                <w:noProof/>
                <w:webHidden/>
              </w:rPr>
            </w:r>
            <w:r w:rsidR="00242ACB">
              <w:rPr>
                <w:noProof/>
                <w:webHidden/>
              </w:rPr>
              <w:fldChar w:fldCharType="separate"/>
            </w:r>
            <w:r w:rsidR="00242ACB">
              <w:rPr>
                <w:noProof/>
                <w:webHidden/>
              </w:rPr>
              <w:t>44</w:t>
            </w:r>
            <w:r w:rsidR="00242ACB">
              <w:rPr>
                <w:noProof/>
                <w:webHidden/>
              </w:rPr>
              <w:fldChar w:fldCharType="end"/>
            </w:r>
          </w:hyperlink>
        </w:p>
        <w:p w14:paraId="5FE3643C" w14:textId="5F559C21"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60" w:history="1">
            <w:r w:rsidR="00242ACB" w:rsidRPr="00CD4A78">
              <w:rPr>
                <w:rStyle w:val="Hyperlink"/>
                <w:noProof/>
              </w:rPr>
              <w:t>13.2.1</w:t>
            </w:r>
            <w:r w:rsidR="00242ACB">
              <w:rPr>
                <w:rFonts w:asciiTheme="minorHAnsi" w:eastAsiaTheme="minorEastAsia" w:hAnsiTheme="minorHAnsi"/>
                <w:noProof/>
                <w:lang w:eastAsia="de-CH"/>
              </w:rPr>
              <w:tab/>
            </w:r>
            <w:r w:rsidR="00242ACB" w:rsidRPr="00CD4A78">
              <w:rPr>
                <w:rStyle w:val="Hyperlink"/>
                <w:noProof/>
              </w:rPr>
              <w:t>Smart-Ziele</w:t>
            </w:r>
            <w:r w:rsidR="00242ACB">
              <w:rPr>
                <w:noProof/>
                <w:webHidden/>
              </w:rPr>
              <w:tab/>
            </w:r>
            <w:r w:rsidR="00242ACB">
              <w:rPr>
                <w:noProof/>
                <w:webHidden/>
              </w:rPr>
              <w:fldChar w:fldCharType="begin"/>
            </w:r>
            <w:r w:rsidR="00242ACB">
              <w:rPr>
                <w:noProof/>
                <w:webHidden/>
              </w:rPr>
              <w:instrText xml:space="preserve"> PAGEREF _Toc88727860 \h </w:instrText>
            </w:r>
            <w:r w:rsidR="00242ACB">
              <w:rPr>
                <w:noProof/>
                <w:webHidden/>
              </w:rPr>
            </w:r>
            <w:r w:rsidR="00242ACB">
              <w:rPr>
                <w:noProof/>
                <w:webHidden/>
              </w:rPr>
              <w:fldChar w:fldCharType="separate"/>
            </w:r>
            <w:r w:rsidR="00242ACB">
              <w:rPr>
                <w:noProof/>
                <w:webHidden/>
              </w:rPr>
              <w:t>45</w:t>
            </w:r>
            <w:r w:rsidR="00242ACB">
              <w:rPr>
                <w:noProof/>
                <w:webHidden/>
              </w:rPr>
              <w:fldChar w:fldCharType="end"/>
            </w:r>
          </w:hyperlink>
        </w:p>
        <w:p w14:paraId="31894B7B" w14:textId="2CFB35F2"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61" w:history="1">
            <w:r w:rsidR="00242ACB" w:rsidRPr="00CD4A78">
              <w:rPr>
                <w:rStyle w:val="Hyperlink"/>
                <w:noProof/>
              </w:rPr>
              <w:t>13.2.2</w:t>
            </w:r>
            <w:r w:rsidR="00242ACB">
              <w:rPr>
                <w:rFonts w:asciiTheme="minorHAnsi" w:eastAsiaTheme="minorEastAsia" w:hAnsiTheme="minorHAnsi"/>
                <w:noProof/>
                <w:lang w:eastAsia="de-CH"/>
              </w:rPr>
              <w:tab/>
            </w:r>
            <w:r w:rsidR="00242ACB" w:rsidRPr="00CD4A78">
              <w:rPr>
                <w:rStyle w:val="Hyperlink"/>
                <w:noProof/>
              </w:rPr>
              <w:t>Persönliche Vorgehensziele</w:t>
            </w:r>
            <w:r w:rsidR="00242ACB">
              <w:rPr>
                <w:noProof/>
                <w:webHidden/>
              </w:rPr>
              <w:tab/>
            </w:r>
            <w:r w:rsidR="00242ACB">
              <w:rPr>
                <w:noProof/>
                <w:webHidden/>
              </w:rPr>
              <w:fldChar w:fldCharType="begin"/>
            </w:r>
            <w:r w:rsidR="00242ACB">
              <w:rPr>
                <w:noProof/>
                <w:webHidden/>
              </w:rPr>
              <w:instrText xml:space="preserve"> PAGEREF _Toc88727861 \h </w:instrText>
            </w:r>
            <w:r w:rsidR="00242ACB">
              <w:rPr>
                <w:noProof/>
                <w:webHidden/>
              </w:rPr>
            </w:r>
            <w:r w:rsidR="00242ACB">
              <w:rPr>
                <w:noProof/>
                <w:webHidden/>
              </w:rPr>
              <w:fldChar w:fldCharType="separate"/>
            </w:r>
            <w:r w:rsidR="00242ACB">
              <w:rPr>
                <w:noProof/>
                <w:webHidden/>
              </w:rPr>
              <w:t>45</w:t>
            </w:r>
            <w:r w:rsidR="00242ACB">
              <w:rPr>
                <w:noProof/>
                <w:webHidden/>
              </w:rPr>
              <w:fldChar w:fldCharType="end"/>
            </w:r>
          </w:hyperlink>
        </w:p>
        <w:p w14:paraId="7B2186EB" w14:textId="3F26E5EC"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62" w:history="1">
            <w:r w:rsidR="00242ACB" w:rsidRPr="00CD4A78">
              <w:rPr>
                <w:rStyle w:val="Hyperlink"/>
                <w:noProof/>
              </w:rPr>
              <w:t>13.2.3</w:t>
            </w:r>
            <w:r w:rsidR="00242ACB">
              <w:rPr>
                <w:rFonts w:asciiTheme="minorHAnsi" w:eastAsiaTheme="minorEastAsia" w:hAnsiTheme="minorHAnsi"/>
                <w:noProof/>
                <w:lang w:eastAsia="de-CH"/>
              </w:rPr>
              <w:tab/>
            </w:r>
            <w:r w:rsidR="00242ACB" w:rsidRPr="00CD4A78">
              <w:rPr>
                <w:rStyle w:val="Hyperlink"/>
                <w:noProof/>
              </w:rPr>
              <w:t>Projektziele</w:t>
            </w:r>
            <w:r w:rsidR="00242ACB">
              <w:rPr>
                <w:noProof/>
                <w:webHidden/>
              </w:rPr>
              <w:tab/>
            </w:r>
            <w:r w:rsidR="00242ACB">
              <w:rPr>
                <w:noProof/>
                <w:webHidden/>
              </w:rPr>
              <w:fldChar w:fldCharType="begin"/>
            </w:r>
            <w:r w:rsidR="00242ACB">
              <w:rPr>
                <w:noProof/>
                <w:webHidden/>
              </w:rPr>
              <w:instrText xml:space="preserve"> PAGEREF _Toc88727862 \h </w:instrText>
            </w:r>
            <w:r w:rsidR="00242ACB">
              <w:rPr>
                <w:noProof/>
                <w:webHidden/>
              </w:rPr>
            </w:r>
            <w:r w:rsidR="00242ACB">
              <w:rPr>
                <w:noProof/>
                <w:webHidden/>
              </w:rPr>
              <w:fldChar w:fldCharType="separate"/>
            </w:r>
            <w:r w:rsidR="00242ACB">
              <w:rPr>
                <w:noProof/>
                <w:webHidden/>
              </w:rPr>
              <w:t>46</w:t>
            </w:r>
            <w:r w:rsidR="00242ACB">
              <w:rPr>
                <w:noProof/>
                <w:webHidden/>
              </w:rPr>
              <w:fldChar w:fldCharType="end"/>
            </w:r>
          </w:hyperlink>
        </w:p>
        <w:p w14:paraId="5041F263" w14:textId="30F510C8"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63" w:history="1">
            <w:r w:rsidR="00242ACB" w:rsidRPr="00CD4A78">
              <w:rPr>
                <w:rStyle w:val="Hyperlink"/>
                <w:noProof/>
              </w:rPr>
              <w:t>13.3</w:t>
            </w:r>
            <w:r w:rsidR="00242ACB">
              <w:rPr>
                <w:rFonts w:asciiTheme="minorHAnsi" w:eastAsiaTheme="minorEastAsia" w:hAnsiTheme="minorHAnsi"/>
                <w:noProof/>
                <w:lang w:eastAsia="de-CH"/>
              </w:rPr>
              <w:tab/>
            </w:r>
            <w:r w:rsidR="00242ACB" w:rsidRPr="00CD4A78">
              <w:rPr>
                <w:rStyle w:val="Hyperlink"/>
                <w:noProof/>
              </w:rPr>
              <w:t>Anforderungen</w:t>
            </w:r>
            <w:r w:rsidR="00242ACB">
              <w:rPr>
                <w:noProof/>
                <w:webHidden/>
              </w:rPr>
              <w:tab/>
            </w:r>
            <w:r w:rsidR="00242ACB">
              <w:rPr>
                <w:noProof/>
                <w:webHidden/>
              </w:rPr>
              <w:fldChar w:fldCharType="begin"/>
            </w:r>
            <w:r w:rsidR="00242ACB">
              <w:rPr>
                <w:noProof/>
                <w:webHidden/>
              </w:rPr>
              <w:instrText xml:space="preserve"> PAGEREF _Toc88727863 \h </w:instrText>
            </w:r>
            <w:r w:rsidR="00242ACB">
              <w:rPr>
                <w:noProof/>
                <w:webHidden/>
              </w:rPr>
            </w:r>
            <w:r w:rsidR="00242ACB">
              <w:rPr>
                <w:noProof/>
                <w:webHidden/>
              </w:rPr>
              <w:fldChar w:fldCharType="separate"/>
            </w:r>
            <w:r w:rsidR="00242ACB">
              <w:rPr>
                <w:noProof/>
                <w:webHidden/>
              </w:rPr>
              <w:t>46</w:t>
            </w:r>
            <w:r w:rsidR="00242ACB">
              <w:rPr>
                <w:noProof/>
                <w:webHidden/>
              </w:rPr>
              <w:fldChar w:fldCharType="end"/>
            </w:r>
          </w:hyperlink>
        </w:p>
        <w:p w14:paraId="0CFC941D" w14:textId="66EF7A15"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64" w:history="1">
            <w:r w:rsidR="00242ACB" w:rsidRPr="00CD4A78">
              <w:rPr>
                <w:rStyle w:val="Hyperlink"/>
                <w:noProof/>
              </w:rPr>
              <w:t>13.3.1</w:t>
            </w:r>
            <w:r w:rsidR="00242ACB">
              <w:rPr>
                <w:rFonts w:asciiTheme="minorHAnsi" w:eastAsiaTheme="minorEastAsia" w:hAnsiTheme="minorHAnsi"/>
                <w:noProof/>
                <w:lang w:eastAsia="de-CH"/>
              </w:rPr>
              <w:tab/>
            </w:r>
            <w:r w:rsidR="00242ACB" w:rsidRPr="00CD4A78">
              <w:rPr>
                <w:rStyle w:val="Hyperlink"/>
                <w:noProof/>
              </w:rPr>
              <w:t>Funktionale Anforderungen</w:t>
            </w:r>
            <w:r w:rsidR="00242ACB">
              <w:rPr>
                <w:noProof/>
                <w:webHidden/>
              </w:rPr>
              <w:tab/>
            </w:r>
            <w:r w:rsidR="00242ACB">
              <w:rPr>
                <w:noProof/>
                <w:webHidden/>
              </w:rPr>
              <w:fldChar w:fldCharType="begin"/>
            </w:r>
            <w:r w:rsidR="00242ACB">
              <w:rPr>
                <w:noProof/>
                <w:webHidden/>
              </w:rPr>
              <w:instrText xml:space="preserve"> PAGEREF _Toc88727864 \h </w:instrText>
            </w:r>
            <w:r w:rsidR="00242ACB">
              <w:rPr>
                <w:noProof/>
                <w:webHidden/>
              </w:rPr>
            </w:r>
            <w:r w:rsidR="00242ACB">
              <w:rPr>
                <w:noProof/>
                <w:webHidden/>
              </w:rPr>
              <w:fldChar w:fldCharType="separate"/>
            </w:r>
            <w:r w:rsidR="00242ACB">
              <w:rPr>
                <w:noProof/>
                <w:webHidden/>
              </w:rPr>
              <w:t>46</w:t>
            </w:r>
            <w:r w:rsidR="00242ACB">
              <w:rPr>
                <w:noProof/>
                <w:webHidden/>
              </w:rPr>
              <w:fldChar w:fldCharType="end"/>
            </w:r>
          </w:hyperlink>
        </w:p>
        <w:p w14:paraId="50CACF56" w14:textId="5DA98961"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65" w:history="1">
            <w:r w:rsidR="00242ACB" w:rsidRPr="00CD4A78">
              <w:rPr>
                <w:rStyle w:val="Hyperlink"/>
                <w:noProof/>
              </w:rPr>
              <w:t>13.3.2</w:t>
            </w:r>
            <w:r w:rsidR="00242ACB">
              <w:rPr>
                <w:rFonts w:asciiTheme="minorHAnsi" w:eastAsiaTheme="minorEastAsia" w:hAnsiTheme="minorHAnsi"/>
                <w:noProof/>
                <w:lang w:eastAsia="de-CH"/>
              </w:rPr>
              <w:tab/>
            </w:r>
            <w:r w:rsidR="00242ACB" w:rsidRPr="00CD4A78">
              <w:rPr>
                <w:rStyle w:val="Hyperlink"/>
                <w:noProof/>
              </w:rPr>
              <w:t>Nicht funktionale Anforderungen</w:t>
            </w:r>
            <w:r w:rsidR="00242ACB">
              <w:rPr>
                <w:noProof/>
                <w:webHidden/>
              </w:rPr>
              <w:tab/>
            </w:r>
            <w:r w:rsidR="00242ACB">
              <w:rPr>
                <w:noProof/>
                <w:webHidden/>
              </w:rPr>
              <w:fldChar w:fldCharType="begin"/>
            </w:r>
            <w:r w:rsidR="00242ACB">
              <w:rPr>
                <w:noProof/>
                <w:webHidden/>
              </w:rPr>
              <w:instrText xml:space="preserve"> PAGEREF _Toc88727865 \h </w:instrText>
            </w:r>
            <w:r w:rsidR="00242ACB">
              <w:rPr>
                <w:noProof/>
                <w:webHidden/>
              </w:rPr>
            </w:r>
            <w:r w:rsidR="00242ACB">
              <w:rPr>
                <w:noProof/>
                <w:webHidden/>
              </w:rPr>
              <w:fldChar w:fldCharType="separate"/>
            </w:r>
            <w:r w:rsidR="00242ACB">
              <w:rPr>
                <w:noProof/>
                <w:webHidden/>
              </w:rPr>
              <w:t>47</w:t>
            </w:r>
            <w:r w:rsidR="00242ACB">
              <w:rPr>
                <w:noProof/>
                <w:webHidden/>
              </w:rPr>
              <w:fldChar w:fldCharType="end"/>
            </w:r>
          </w:hyperlink>
        </w:p>
        <w:p w14:paraId="0F80F5EE" w14:textId="0724EF28"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66" w:history="1">
            <w:r w:rsidR="00242ACB" w:rsidRPr="00CD4A78">
              <w:rPr>
                <w:rStyle w:val="Hyperlink"/>
                <w:noProof/>
              </w:rPr>
              <w:t>13.4</w:t>
            </w:r>
            <w:r w:rsidR="00242ACB">
              <w:rPr>
                <w:rFonts w:asciiTheme="minorHAnsi" w:eastAsiaTheme="minorEastAsia" w:hAnsiTheme="minorHAnsi"/>
                <w:noProof/>
                <w:lang w:eastAsia="de-CH"/>
              </w:rPr>
              <w:tab/>
            </w:r>
            <w:r w:rsidR="00242ACB" w:rsidRPr="00CD4A78">
              <w:rPr>
                <w:rStyle w:val="Hyperlink"/>
                <w:noProof/>
              </w:rPr>
              <w:t>Abgrenzungskriterien</w:t>
            </w:r>
            <w:r w:rsidR="00242ACB">
              <w:rPr>
                <w:noProof/>
                <w:webHidden/>
              </w:rPr>
              <w:tab/>
            </w:r>
            <w:r w:rsidR="00242ACB">
              <w:rPr>
                <w:noProof/>
                <w:webHidden/>
              </w:rPr>
              <w:fldChar w:fldCharType="begin"/>
            </w:r>
            <w:r w:rsidR="00242ACB">
              <w:rPr>
                <w:noProof/>
                <w:webHidden/>
              </w:rPr>
              <w:instrText xml:space="preserve"> PAGEREF _Toc88727866 \h </w:instrText>
            </w:r>
            <w:r w:rsidR="00242ACB">
              <w:rPr>
                <w:noProof/>
                <w:webHidden/>
              </w:rPr>
            </w:r>
            <w:r w:rsidR="00242ACB">
              <w:rPr>
                <w:noProof/>
                <w:webHidden/>
              </w:rPr>
              <w:fldChar w:fldCharType="separate"/>
            </w:r>
            <w:r w:rsidR="00242ACB">
              <w:rPr>
                <w:noProof/>
                <w:webHidden/>
              </w:rPr>
              <w:t>47</w:t>
            </w:r>
            <w:r w:rsidR="00242ACB">
              <w:rPr>
                <w:noProof/>
                <w:webHidden/>
              </w:rPr>
              <w:fldChar w:fldCharType="end"/>
            </w:r>
          </w:hyperlink>
        </w:p>
        <w:p w14:paraId="61675D36" w14:textId="5940E573"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67" w:history="1">
            <w:r w:rsidR="00242ACB" w:rsidRPr="00CD4A78">
              <w:rPr>
                <w:rStyle w:val="Hyperlink"/>
                <w:noProof/>
              </w:rPr>
              <w:t>13.5</w:t>
            </w:r>
            <w:r w:rsidR="00242ACB">
              <w:rPr>
                <w:rFonts w:asciiTheme="minorHAnsi" w:eastAsiaTheme="minorEastAsia" w:hAnsiTheme="minorHAnsi"/>
                <w:noProof/>
                <w:lang w:eastAsia="de-CH"/>
              </w:rPr>
              <w:tab/>
            </w:r>
            <w:r w:rsidR="00242ACB" w:rsidRPr="00CD4A78">
              <w:rPr>
                <w:rStyle w:val="Hyperlink"/>
                <w:noProof/>
              </w:rPr>
              <w:t>Schnittstellen und Umfeld</w:t>
            </w:r>
            <w:r w:rsidR="00242ACB">
              <w:rPr>
                <w:noProof/>
                <w:webHidden/>
              </w:rPr>
              <w:tab/>
            </w:r>
            <w:r w:rsidR="00242ACB">
              <w:rPr>
                <w:noProof/>
                <w:webHidden/>
              </w:rPr>
              <w:fldChar w:fldCharType="begin"/>
            </w:r>
            <w:r w:rsidR="00242ACB">
              <w:rPr>
                <w:noProof/>
                <w:webHidden/>
              </w:rPr>
              <w:instrText xml:space="preserve"> PAGEREF _Toc88727867 \h </w:instrText>
            </w:r>
            <w:r w:rsidR="00242ACB">
              <w:rPr>
                <w:noProof/>
                <w:webHidden/>
              </w:rPr>
            </w:r>
            <w:r w:rsidR="00242ACB">
              <w:rPr>
                <w:noProof/>
                <w:webHidden/>
              </w:rPr>
              <w:fldChar w:fldCharType="separate"/>
            </w:r>
            <w:r w:rsidR="00242ACB">
              <w:rPr>
                <w:noProof/>
                <w:webHidden/>
              </w:rPr>
              <w:t>47</w:t>
            </w:r>
            <w:r w:rsidR="00242ACB">
              <w:rPr>
                <w:noProof/>
                <w:webHidden/>
              </w:rPr>
              <w:fldChar w:fldCharType="end"/>
            </w:r>
          </w:hyperlink>
        </w:p>
        <w:p w14:paraId="556FD1D5" w14:textId="7E43E5A8"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68" w:history="1">
            <w:r w:rsidR="00242ACB" w:rsidRPr="00CD4A78">
              <w:rPr>
                <w:rStyle w:val="Hyperlink"/>
                <w:noProof/>
              </w:rPr>
              <w:t>13.6</w:t>
            </w:r>
            <w:r w:rsidR="00242ACB">
              <w:rPr>
                <w:rFonts w:asciiTheme="minorHAnsi" w:eastAsiaTheme="minorEastAsia" w:hAnsiTheme="minorHAnsi"/>
                <w:noProof/>
                <w:lang w:eastAsia="de-CH"/>
              </w:rPr>
              <w:tab/>
            </w:r>
            <w:r w:rsidR="00242ACB" w:rsidRPr="00CD4A78">
              <w:rPr>
                <w:rStyle w:val="Hyperlink"/>
                <w:noProof/>
              </w:rPr>
              <w:t>Rahmenbedingungen</w:t>
            </w:r>
            <w:r w:rsidR="00242ACB">
              <w:rPr>
                <w:noProof/>
                <w:webHidden/>
              </w:rPr>
              <w:tab/>
            </w:r>
            <w:r w:rsidR="00242ACB">
              <w:rPr>
                <w:noProof/>
                <w:webHidden/>
              </w:rPr>
              <w:fldChar w:fldCharType="begin"/>
            </w:r>
            <w:r w:rsidR="00242ACB">
              <w:rPr>
                <w:noProof/>
                <w:webHidden/>
              </w:rPr>
              <w:instrText xml:space="preserve"> PAGEREF _Toc88727868 \h </w:instrText>
            </w:r>
            <w:r w:rsidR="00242ACB">
              <w:rPr>
                <w:noProof/>
                <w:webHidden/>
              </w:rPr>
            </w:r>
            <w:r w:rsidR="00242ACB">
              <w:rPr>
                <w:noProof/>
                <w:webHidden/>
              </w:rPr>
              <w:fldChar w:fldCharType="separate"/>
            </w:r>
            <w:r w:rsidR="00242ACB">
              <w:rPr>
                <w:noProof/>
                <w:webHidden/>
              </w:rPr>
              <w:t>48</w:t>
            </w:r>
            <w:r w:rsidR="00242ACB">
              <w:rPr>
                <w:noProof/>
                <w:webHidden/>
              </w:rPr>
              <w:fldChar w:fldCharType="end"/>
            </w:r>
          </w:hyperlink>
        </w:p>
        <w:p w14:paraId="3DD1C3D4" w14:textId="7D8975A0"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69" w:history="1">
            <w:r w:rsidR="00242ACB" w:rsidRPr="00CD4A78">
              <w:rPr>
                <w:rStyle w:val="Hyperlink"/>
                <w:noProof/>
              </w:rPr>
              <w:t>13.6.1</w:t>
            </w:r>
            <w:r w:rsidR="00242ACB">
              <w:rPr>
                <w:rFonts w:asciiTheme="minorHAnsi" w:eastAsiaTheme="minorEastAsia" w:hAnsiTheme="minorHAnsi"/>
                <w:noProof/>
                <w:lang w:eastAsia="de-CH"/>
              </w:rPr>
              <w:tab/>
            </w:r>
            <w:r w:rsidR="00242ACB" w:rsidRPr="00CD4A78">
              <w:rPr>
                <w:rStyle w:val="Hyperlink"/>
                <w:noProof/>
              </w:rPr>
              <w:t>Technische Rahmenbedingungen</w:t>
            </w:r>
            <w:r w:rsidR="00242ACB">
              <w:rPr>
                <w:noProof/>
                <w:webHidden/>
              </w:rPr>
              <w:tab/>
            </w:r>
            <w:r w:rsidR="00242ACB">
              <w:rPr>
                <w:noProof/>
                <w:webHidden/>
              </w:rPr>
              <w:fldChar w:fldCharType="begin"/>
            </w:r>
            <w:r w:rsidR="00242ACB">
              <w:rPr>
                <w:noProof/>
                <w:webHidden/>
              </w:rPr>
              <w:instrText xml:space="preserve"> PAGEREF _Toc88727869 \h </w:instrText>
            </w:r>
            <w:r w:rsidR="00242ACB">
              <w:rPr>
                <w:noProof/>
                <w:webHidden/>
              </w:rPr>
            </w:r>
            <w:r w:rsidR="00242ACB">
              <w:rPr>
                <w:noProof/>
                <w:webHidden/>
              </w:rPr>
              <w:fldChar w:fldCharType="separate"/>
            </w:r>
            <w:r w:rsidR="00242ACB">
              <w:rPr>
                <w:noProof/>
                <w:webHidden/>
              </w:rPr>
              <w:t>48</w:t>
            </w:r>
            <w:r w:rsidR="00242ACB">
              <w:rPr>
                <w:noProof/>
                <w:webHidden/>
              </w:rPr>
              <w:fldChar w:fldCharType="end"/>
            </w:r>
          </w:hyperlink>
        </w:p>
        <w:p w14:paraId="335261A0" w14:textId="3E256703"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70" w:history="1">
            <w:r w:rsidR="00242ACB" w:rsidRPr="00CD4A78">
              <w:rPr>
                <w:rStyle w:val="Hyperlink"/>
                <w:noProof/>
              </w:rPr>
              <w:t>13.6.2</w:t>
            </w:r>
            <w:r w:rsidR="00242ACB">
              <w:rPr>
                <w:rFonts w:asciiTheme="minorHAnsi" w:eastAsiaTheme="minorEastAsia" w:hAnsiTheme="minorHAnsi"/>
                <w:noProof/>
                <w:lang w:eastAsia="de-CH"/>
              </w:rPr>
              <w:tab/>
            </w:r>
            <w:r w:rsidR="00242ACB" w:rsidRPr="00CD4A78">
              <w:rPr>
                <w:rStyle w:val="Hyperlink"/>
                <w:noProof/>
              </w:rPr>
              <w:t>Organisatorische Rahmenbedingungen</w:t>
            </w:r>
            <w:r w:rsidR="00242ACB">
              <w:rPr>
                <w:noProof/>
                <w:webHidden/>
              </w:rPr>
              <w:tab/>
            </w:r>
            <w:r w:rsidR="00242ACB">
              <w:rPr>
                <w:noProof/>
                <w:webHidden/>
              </w:rPr>
              <w:fldChar w:fldCharType="begin"/>
            </w:r>
            <w:r w:rsidR="00242ACB">
              <w:rPr>
                <w:noProof/>
                <w:webHidden/>
              </w:rPr>
              <w:instrText xml:space="preserve"> PAGEREF _Toc88727870 \h </w:instrText>
            </w:r>
            <w:r w:rsidR="00242ACB">
              <w:rPr>
                <w:noProof/>
                <w:webHidden/>
              </w:rPr>
            </w:r>
            <w:r w:rsidR="00242ACB">
              <w:rPr>
                <w:noProof/>
                <w:webHidden/>
              </w:rPr>
              <w:fldChar w:fldCharType="separate"/>
            </w:r>
            <w:r w:rsidR="00242ACB">
              <w:rPr>
                <w:noProof/>
                <w:webHidden/>
              </w:rPr>
              <w:t>48</w:t>
            </w:r>
            <w:r w:rsidR="00242ACB">
              <w:rPr>
                <w:noProof/>
                <w:webHidden/>
              </w:rPr>
              <w:fldChar w:fldCharType="end"/>
            </w:r>
          </w:hyperlink>
        </w:p>
        <w:p w14:paraId="7A780725" w14:textId="0889F0B9" w:rsidR="00242ACB" w:rsidRDefault="00DF12E8">
          <w:pPr>
            <w:pStyle w:val="Verzeichnis1"/>
            <w:tabs>
              <w:tab w:val="left" w:pos="660"/>
              <w:tab w:val="right" w:leader="dot" w:pos="9062"/>
            </w:tabs>
            <w:rPr>
              <w:rFonts w:asciiTheme="minorHAnsi" w:eastAsiaTheme="minorEastAsia" w:hAnsiTheme="minorHAnsi"/>
              <w:noProof/>
              <w:lang w:eastAsia="de-CH"/>
            </w:rPr>
          </w:pPr>
          <w:hyperlink w:anchor="_Toc88727871" w:history="1">
            <w:r w:rsidR="00242ACB" w:rsidRPr="00CD4A78">
              <w:rPr>
                <w:rStyle w:val="Hyperlink"/>
                <w:noProof/>
              </w:rPr>
              <w:t>14.</w:t>
            </w:r>
            <w:r w:rsidR="00242ACB">
              <w:rPr>
                <w:rFonts w:asciiTheme="minorHAnsi" w:eastAsiaTheme="minorEastAsia" w:hAnsiTheme="minorHAnsi"/>
                <w:noProof/>
                <w:lang w:eastAsia="de-CH"/>
              </w:rPr>
              <w:tab/>
            </w:r>
            <w:r w:rsidR="00242ACB" w:rsidRPr="00CD4A78">
              <w:rPr>
                <w:rStyle w:val="Hyperlink"/>
                <w:noProof/>
              </w:rPr>
              <w:t>Konzept</w:t>
            </w:r>
            <w:r w:rsidR="00242ACB">
              <w:rPr>
                <w:noProof/>
                <w:webHidden/>
              </w:rPr>
              <w:tab/>
            </w:r>
            <w:r w:rsidR="00242ACB">
              <w:rPr>
                <w:noProof/>
                <w:webHidden/>
              </w:rPr>
              <w:fldChar w:fldCharType="begin"/>
            </w:r>
            <w:r w:rsidR="00242ACB">
              <w:rPr>
                <w:noProof/>
                <w:webHidden/>
              </w:rPr>
              <w:instrText xml:space="preserve"> PAGEREF _Toc88727871 \h </w:instrText>
            </w:r>
            <w:r w:rsidR="00242ACB">
              <w:rPr>
                <w:noProof/>
                <w:webHidden/>
              </w:rPr>
            </w:r>
            <w:r w:rsidR="00242ACB">
              <w:rPr>
                <w:noProof/>
                <w:webHidden/>
              </w:rPr>
              <w:fldChar w:fldCharType="separate"/>
            </w:r>
            <w:r w:rsidR="00242ACB">
              <w:rPr>
                <w:noProof/>
                <w:webHidden/>
              </w:rPr>
              <w:t>50</w:t>
            </w:r>
            <w:r w:rsidR="00242ACB">
              <w:rPr>
                <w:noProof/>
                <w:webHidden/>
              </w:rPr>
              <w:fldChar w:fldCharType="end"/>
            </w:r>
          </w:hyperlink>
        </w:p>
        <w:p w14:paraId="69B71657" w14:textId="6337B2C5"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72" w:history="1">
            <w:r w:rsidR="00242ACB" w:rsidRPr="00CD4A78">
              <w:rPr>
                <w:rStyle w:val="Hyperlink"/>
                <w:noProof/>
              </w:rPr>
              <w:t>14.1</w:t>
            </w:r>
            <w:r w:rsidR="00242ACB">
              <w:rPr>
                <w:rFonts w:asciiTheme="minorHAnsi" w:eastAsiaTheme="minorEastAsia" w:hAnsiTheme="minorHAnsi"/>
                <w:noProof/>
                <w:lang w:eastAsia="de-CH"/>
              </w:rPr>
              <w:tab/>
            </w:r>
            <w:r w:rsidR="00242ACB" w:rsidRPr="00CD4A78">
              <w:rPr>
                <w:rStyle w:val="Hyperlink"/>
                <w:noProof/>
              </w:rPr>
              <w:t>Erläuterung der verwendeten Mittel und Methoden</w:t>
            </w:r>
            <w:r w:rsidR="00242ACB">
              <w:rPr>
                <w:noProof/>
                <w:webHidden/>
              </w:rPr>
              <w:tab/>
            </w:r>
            <w:r w:rsidR="00242ACB">
              <w:rPr>
                <w:noProof/>
                <w:webHidden/>
              </w:rPr>
              <w:fldChar w:fldCharType="begin"/>
            </w:r>
            <w:r w:rsidR="00242ACB">
              <w:rPr>
                <w:noProof/>
                <w:webHidden/>
              </w:rPr>
              <w:instrText xml:space="preserve"> PAGEREF _Toc88727872 \h </w:instrText>
            </w:r>
            <w:r w:rsidR="00242ACB">
              <w:rPr>
                <w:noProof/>
                <w:webHidden/>
              </w:rPr>
            </w:r>
            <w:r w:rsidR="00242ACB">
              <w:rPr>
                <w:noProof/>
                <w:webHidden/>
              </w:rPr>
              <w:fldChar w:fldCharType="separate"/>
            </w:r>
            <w:r w:rsidR="00242ACB">
              <w:rPr>
                <w:noProof/>
                <w:webHidden/>
              </w:rPr>
              <w:t>50</w:t>
            </w:r>
            <w:r w:rsidR="00242ACB">
              <w:rPr>
                <w:noProof/>
                <w:webHidden/>
              </w:rPr>
              <w:fldChar w:fldCharType="end"/>
            </w:r>
          </w:hyperlink>
        </w:p>
        <w:p w14:paraId="2FE10A35" w14:textId="34625BF2"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73" w:history="1">
            <w:r w:rsidR="00242ACB" w:rsidRPr="00CD4A78">
              <w:rPr>
                <w:rStyle w:val="Hyperlink"/>
                <w:noProof/>
              </w:rPr>
              <w:t>14.2</w:t>
            </w:r>
            <w:r w:rsidR="00242ACB">
              <w:rPr>
                <w:rFonts w:asciiTheme="minorHAnsi" w:eastAsiaTheme="minorEastAsia" w:hAnsiTheme="minorHAnsi"/>
                <w:noProof/>
                <w:lang w:eastAsia="de-CH"/>
              </w:rPr>
              <w:tab/>
            </w:r>
            <w:r w:rsidR="00242ACB" w:rsidRPr="00CD4A78">
              <w:rPr>
                <w:rStyle w:val="Hyperlink"/>
                <w:noProof/>
              </w:rPr>
              <w:t>Systemarchitektur</w:t>
            </w:r>
            <w:r w:rsidR="00242ACB">
              <w:rPr>
                <w:noProof/>
                <w:webHidden/>
              </w:rPr>
              <w:tab/>
            </w:r>
            <w:r w:rsidR="00242ACB">
              <w:rPr>
                <w:noProof/>
                <w:webHidden/>
              </w:rPr>
              <w:fldChar w:fldCharType="begin"/>
            </w:r>
            <w:r w:rsidR="00242ACB">
              <w:rPr>
                <w:noProof/>
                <w:webHidden/>
              </w:rPr>
              <w:instrText xml:space="preserve"> PAGEREF _Toc88727873 \h </w:instrText>
            </w:r>
            <w:r w:rsidR="00242ACB">
              <w:rPr>
                <w:noProof/>
                <w:webHidden/>
              </w:rPr>
            </w:r>
            <w:r w:rsidR="00242ACB">
              <w:rPr>
                <w:noProof/>
                <w:webHidden/>
              </w:rPr>
              <w:fldChar w:fldCharType="separate"/>
            </w:r>
            <w:r w:rsidR="00242ACB">
              <w:rPr>
                <w:noProof/>
                <w:webHidden/>
              </w:rPr>
              <w:t>50</w:t>
            </w:r>
            <w:r w:rsidR="00242ACB">
              <w:rPr>
                <w:noProof/>
                <w:webHidden/>
              </w:rPr>
              <w:fldChar w:fldCharType="end"/>
            </w:r>
          </w:hyperlink>
        </w:p>
        <w:p w14:paraId="67515DBB" w14:textId="34C2ABA3"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74" w:history="1">
            <w:r w:rsidR="00242ACB" w:rsidRPr="00CD4A78">
              <w:rPr>
                <w:rStyle w:val="Hyperlink"/>
                <w:noProof/>
              </w:rPr>
              <w:t>14.2.1</w:t>
            </w:r>
            <w:r w:rsidR="00242ACB">
              <w:rPr>
                <w:rFonts w:asciiTheme="minorHAnsi" w:eastAsiaTheme="minorEastAsia" w:hAnsiTheme="minorHAnsi"/>
                <w:noProof/>
                <w:lang w:eastAsia="de-CH"/>
              </w:rPr>
              <w:tab/>
            </w:r>
            <w:r w:rsidR="00242ACB" w:rsidRPr="00CD4A78">
              <w:rPr>
                <w:rStyle w:val="Hyperlink"/>
                <w:noProof/>
              </w:rPr>
              <w:t>Konzept Client</w:t>
            </w:r>
            <w:r w:rsidR="00242ACB">
              <w:rPr>
                <w:noProof/>
                <w:webHidden/>
              </w:rPr>
              <w:tab/>
            </w:r>
            <w:r w:rsidR="00242ACB">
              <w:rPr>
                <w:noProof/>
                <w:webHidden/>
              </w:rPr>
              <w:fldChar w:fldCharType="begin"/>
            </w:r>
            <w:r w:rsidR="00242ACB">
              <w:rPr>
                <w:noProof/>
                <w:webHidden/>
              </w:rPr>
              <w:instrText xml:space="preserve"> PAGEREF _Toc88727874 \h </w:instrText>
            </w:r>
            <w:r w:rsidR="00242ACB">
              <w:rPr>
                <w:noProof/>
                <w:webHidden/>
              </w:rPr>
            </w:r>
            <w:r w:rsidR="00242ACB">
              <w:rPr>
                <w:noProof/>
                <w:webHidden/>
              </w:rPr>
              <w:fldChar w:fldCharType="separate"/>
            </w:r>
            <w:r w:rsidR="00242ACB">
              <w:rPr>
                <w:noProof/>
                <w:webHidden/>
              </w:rPr>
              <w:t>51</w:t>
            </w:r>
            <w:r w:rsidR="00242ACB">
              <w:rPr>
                <w:noProof/>
                <w:webHidden/>
              </w:rPr>
              <w:fldChar w:fldCharType="end"/>
            </w:r>
          </w:hyperlink>
        </w:p>
        <w:p w14:paraId="3785BDE7" w14:textId="70447B74"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75" w:history="1">
            <w:r w:rsidR="00242ACB" w:rsidRPr="00CD4A78">
              <w:rPr>
                <w:rStyle w:val="Hyperlink"/>
                <w:noProof/>
              </w:rPr>
              <w:t>14.2.2</w:t>
            </w:r>
            <w:r w:rsidR="00242ACB">
              <w:rPr>
                <w:rFonts w:asciiTheme="minorHAnsi" w:eastAsiaTheme="minorEastAsia" w:hAnsiTheme="minorHAnsi"/>
                <w:noProof/>
                <w:lang w:eastAsia="de-CH"/>
              </w:rPr>
              <w:tab/>
            </w:r>
            <w:r w:rsidR="00242ACB" w:rsidRPr="00CD4A78">
              <w:rPr>
                <w:rStyle w:val="Hyperlink"/>
                <w:noProof/>
              </w:rPr>
              <w:t>Konzept Azure Cloud</w:t>
            </w:r>
            <w:r w:rsidR="00242ACB">
              <w:rPr>
                <w:noProof/>
                <w:webHidden/>
              </w:rPr>
              <w:tab/>
            </w:r>
            <w:r w:rsidR="00242ACB">
              <w:rPr>
                <w:noProof/>
                <w:webHidden/>
              </w:rPr>
              <w:fldChar w:fldCharType="begin"/>
            </w:r>
            <w:r w:rsidR="00242ACB">
              <w:rPr>
                <w:noProof/>
                <w:webHidden/>
              </w:rPr>
              <w:instrText xml:space="preserve"> PAGEREF _Toc88727875 \h </w:instrText>
            </w:r>
            <w:r w:rsidR="00242ACB">
              <w:rPr>
                <w:noProof/>
                <w:webHidden/>
              </w:rPr>
            </w:r>
            <w:r w:rsidR="00242ACB">
              <w:rPr>
                <w:noProof/>
                <w:webHidden/>
              </w:rPr>
              <w:fldChar w:fldCharType="separate"/>
            </w:r>
            <w:r w:rsidR="00242ACB">
              <w:rPr>
                <w:noProof/>
                <w:webHidden/>
              </w:rPr>
              <w:t>52</w:t>
            </w:r>
            <w:r w:rsidR="00242ACB">
              <w:rPr>
                <w:noProof/>
                <w:webHidden/>
              </w:rPr>
              <w:fldChar w:fldCharType="end"/>
            </w:r>
          </w:hyperlink>
        </w:p>
        <w:p w14:paraId="20D32122" w14:textId="35E1D613"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76" w:history="1">
            <w:r w:rsidR="00242ACB" w:rsidRPr="00CD4A78">
              <w:rPr>
                <w:rStyle w:val="Hyperlink"/>
                <w:noProof/>
              </w:rPr>
              <w:t>14.2.3</w:t>
            </w:r>
            <w:r w:rsidR="00242ACB">
              <w:rPr>
                <w:rFonts w:asciiTheme="minorHAnsi" w:eastAsiaTheme="minorEastAsia" w:hAnsiTheme="minorHAnsi"/>
                <w:noProof/>
                <w:lang w:eastAsia="de-CH"/>
              </w:rPr>
              <w:tab/>
            </w:r>
            <w:r w:rsidR="00242ACB" w:rsidRPr="00CD4A78">
              <w:rPr>
                <w:rStyle w:val="Hyperlink"/>
                <w:noProof/>
              </w:rPr>
              <w:t>Softwarearchitekture</w:t>
            </w:r>
            <w:r w:rsidR="00242ACB">
              <w:rPr>
                <w:noProof/>
                <w:webHidden/>
              </w:rPr>
              <w:tab/>
            </w:r>
            <w:r w:rsidR="00242ACB">
              <w:rPr>
                <w:noProof/>
                <w:webHidden/>
              </w:rPr>
              <w:fldChar w:fldCharType="begin"/>
            </w:r>
            <w:r w:rsidR="00242ACB">
              <w:rPr>
                <w:noProof/>
                <w:webHidden/>
              </w:rPr>
              <w:instrText xml:space="preserve"> PAGEREF _Toc88727876 \h </w:instrText>
            </w:r>
            <w:r w:rsidR="00242ACB">
              <w:rPr>
                <w:noProof/>
                <w:webHidden/>
              </w:rPr>
            </w:r>
            <w:r w:rsidR="00242ACB">
              <w:rPr>
                <w:noProof/>
                <w:webHidden/>
              </w:rPr>
              <w:fldChar w:fldCharType="separate"/>
            </w:r>
            <w:r w:rsidR="00242ACB">
              <w:rPr>
                <w:noProof/>
                <w:webHidden/>
              </w:rPr>
              <w:t>56</w:t>
            </w:r>
            <w:r w:rsidR="00242ACB">
              <w:rPr>
                <w:noProof/>
                <w:webHidden/>
              </w:rPr>
              <w:fldChar w:fldCharType="end"/>
            </w:r>
          </w:hyperlink>
        </w:p>
        <w:p w14:paraId="5EAAE380" w14:textId="28F44CB3"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77" w:history="1">
            <w:r w:rsidR="00242ACB" w:rsidRPr="00CD4A78">
              <w:rPr>
                <w:rStyle w:val="Hyperlink"/>
                <w:noProof/>
              </w:rPr>
              <w:t>14.2.4</w:t>
            </w:r>
            <w:r w:rsidR="00242ACB">
              <w:rPr>
                <w:rFonts w:asciiTheme="minorHAnsi" w:eastAsiaTheme="minorEastAsia" w:hAnsiTheme="minorHAnsi"/>
                <w:noProof/>
                <w:lang w:eastAsia="de-CH"/>
              </w:rPr>
              <w:tab/>
            </w:r>
            <w:r w:rsidR="00242ACB" w:rsidRPr="00CD4A78">
              <w:rPr>
                <w:rStyle w:val="Hyperlink"/>
                <w:noProof/>
              </w:rPr>
              <w:t>Zugriffsberechtigungen</w:t>
            </w:r>
            <w:r w:rsidR="00242ACB">
              <w:rPr>
                <w:noProof/>
                <w:webHidden/>
              </w:rPr>
              <w:tab/>
            </w:r>
            <w:r w:rsidR="00242ACB">
              <w:rPr>
                <w:noProof/>
                <w:webHidden/>
              </w:rPr>
              <w:fldChar w:fldCharType="begin"/>
            </w:r>
            <w:r w:rsidR="00242ACB">
              <w:rPr>
                <w:noProof/>
                <w:webHidden/>
              </w:rPr>
              <w:instrText xml:space="preserve"> PAGEREF _Toc88727877 \h </w:instrText>
            </w:r>
            <w:r w:rsidR="00242ACB">
              <w:rPr>
                <w:noProof/>
                <w:webHidden/>
              </w:rPr>
            </w:r>
            <w:r w:rsidR="00242ACB">
              <w:rPr>
                <w:noProof/>
                <w:webHidden/>
              </w:rPr>
              <w:fldChar w:fldCharType="separate"/>
            </w:r>
            <w:r w:rsidR="00242ACB">
              <w:rPr>
                <w:noProof/>
                <w:webHidden/>
              </w:rPr>
              <w:t>58</w:t>
            </w:r>
            <w:r w:rsidR="00242ACB">
              <w:rPr>
                <w:noProof/>
                <w:webHidden/>
              </w:rPr>
              <w:fldChar w:fldCharType="end"/>
            </w:r>
          </w:hyperlink>
        </w:p>
        <w:p w14:paraId="5CE690A5" w14:textId="3EC52A28"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78" w:history="1">
            <w:r w:rsidR="00242ACB" w:rsidRPr="00CD4A78">
              <w:rPr>
                <w:rStyle w:val="Hyperlink"/>
                <w:noProof/>
              </w:rPr>
              <w:t>14.2.5</w:t>
            </w:r>
            <w:r w:rsidR="00242ACB">
              <w:rPr>
                <w:rFonts w:asciiTheme="minorHAnsi" w:eastAsiaTheme="minorEastAsia" w:hAnsiTheme="minorHAnsi"/>
                <w:noProof/>
                <w:lang w:eastAsia="de-CH"/>
              </w:rPr>
              <w:tab/>
            </w:r>
            <w:r w:rsidR="00242ACB" w:rsidRPr="00CD4A78">
              <w:rPr>
                <w:rStyle w:val="Hyperlink"/>
                <w:noProof/>
              </w:rPr>
              <w:t>Deploymentkonzept</w:t>
            </w:r>
            <w:r w:rsidR="00242ACB">
              <w:rPr>
                <w:noProof/>
                <w:webHidden/>
              </w:rPr>
              <w:tab/>
            </w:r>
            <w:r w:rsidR="00242ACB">
              <w:rPr>
                <w:noProof/>
                <w:webHidden/>
              </w:rPr>
              <w:fldChar w:fldCharType="begin"/>
            </w:r>
            <w:r w:rsidR="00242ACB">
              <w:rPr>
                <w:noProof/>
                <w:webHidden/>
              </w:rPr>
              <w:instrText xml:space="preserve"> PAGEREF _Toc88727878 \h </w:instrText>
            </w:r>
            <w:r w:rsidR="00242ACB">
              <w:rPr>
                <w:noProof/>
                <w:webHidden/>
              </w:rPr>
            </w:r>
            <w:r w:rsidR="00242ACB">
              <w:rPr>
                <w:noProof/>
                <w:webHidden/>
              </w:rPr>
              <w:fldChar w:fldCharType="separate"/>
            </w:r>
            <w:r w:rsidR="00242ACB">
              <w:rPr>
                <w:noProof/>
                <w:webHidden/>
              </w:rPr>
              <w:t>59</w:t>
            </w:r>
            <w:r w:rsidR="00242ACB">
              <w:rPr>
                <w:noProof/>
                <w:webHidden/>
              </w:rPr>
              <w:fldChar w:fldCharType="end"/>
            </w:r>
          </w:hyperlink>
        </w:p>
        <w:p w14:paraId="14480068" w14:textId="28A983EE"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79" w:history="1">
            <w:r w:rsidR="00242ACB" w:rsidRPr="00CD4A78">
              <w:rPr>
                <w:rStyle w:val="Hyperlink"/>
                <w:noProof/>
              </w:rPr>
              <w:t>14.3</w:t>
            </w:r>
            <w:r w:rsidR="00242ACB">
              <w:rPr>
                <w:rFonts w:asciiTheme="minorHAnsi" w:eastAsiaTheme="minorEastAsia" w:hAnsiTheme="minorHAnsi"/>
                <w:noProof/>
                <w:lang w:eastAsia="de-CH"/>
              </w:rPr>
              <w:tab/>
            </w:r>
            <w:r w:rsidR="00242ACB" w:rsidRPr="00CD4A78">
              <w:rPr>
                <w:rStyle w:val="Hyperlink"/>
                <w:noProof/>
              </w:rPr>
              <w:t>Anwendungsfälle</w:t>
            </w:r>
            <w:r w:rsidR="00242ACB">
              <w:rPr>
                <w:noProof/>
                <w:webHidden/>
              </w:rPr>
              <w:tab/>
            </w:r>
            <w:r w:rsidR="00242ACB">
              <w:rPr>
                <w:noProof/>
                <w:webHidden/>
              </w:rPr>
              <w:fldChar w:fldCharType="begin"/>
            </w:r>
            <w:r w:rsidR="00242ACB">
              <w:rPr>
                <w:noProof/>
                <w:webHidden/>
              </w:rPr>
              <w:instrText xml:space="preserve"> PAGEREF _Toc88727879 \h </w:instrText>
            </w:r>
            <w:r w:rsidR="00242ACB">
              <w:rPr>
                <w:noProof/>
                <w:webHidden/>
              </w:rPr>
            </w:r>
            <w:r w:rsidR="00242ACB">
              <w:rPr>
                <w:noProof/>
                <w:webHidden/>
              </w:rPr>
              <w:fldChar w:fldCharType="separate"/>
            </w:r>
            <w:r w:rsidR="00242ACB">
              <w:rPr>
                <w:noProof/>
                <w:webHidden/>
              </w:rPr>
              <w:t>60</w:t>
            </w:r>
            <w:r w:rsidR="00242ACB">
              <w:rPr>
                <w:noProof/>
                <w:webHidden/>
              </w:rPr>
              <w:fldChar w:fldCharType="end"/>
            </w:r>
          </w:hyperlink>
        </w:p>
        <w:p w14:paraId="29444FED" w14:textId="4526AAC9"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80" w:history="1">
            <w:r w:rsidR="00242ACB" w:rsidRPr="00CD4A78">
              <w:rPr>
                <w:rStyle w:val="Hyperlink"/>
                <w:noProof/>
              </w:rPr>
              <w:t>14.4</w:t>
            </w:r>
            <w:r w:rsidR="00242ACB">
              <w:rPr>
                <w:rFonts w:asciiTheme="minorHAnsi" w:eastAsiaTheme="minorEastAsia" w:hAnsiTheme="minorHAnsi"/>
                <w:noProof/>
                <w:lang w:eastAsia="de-CH"/>
              </w:rPr>
              <w:tab/>
            </w:r>
            <w:r w:rsidR="00242ACB" w:rsidRPr="00CD4A78">
              <w:rPr>
                <w:rStyle w:val="Hyperlink"/>
                <w:noProof/>
              </w:rPr>
              <w:t>Datenbankkonzept / DV-Konzept</w:t>
            </w:r>
            <w:r w:rsidR="00242ACB">
              <w:rPr>
                <w:noProof/>
                <w:webHidden/>
              </w:rPr>
              <w:tab/>
            </w:r>
            <w:r w:rsidR="00242ACB">
              <w:rPr>
                <w:noProof/>
                <w:webHidden/>
              </w:rPr>
              <w:fldChar w:fldCharType="begin"/>
            </w:r>
            <w:r w:rsidR="00242ACB">
              <w:rPr>
                <w:noProof/>
                <w:webHidden/>
              </w:rPr>
              <w:instrText xml:space="preserve"> PAGEREF _Toc88727880 \h </w:instrText>
            </w:r>
            <w:r w:rsidR="00242ACB">
              <w:rPr>
                <w:noProof/>
                <w:webHidden/>
              </w:rPr>
            </w:r>
            <w:r w:rsidR="00242ACB">
              <w:rPr>
                <w:noProof/>
                <w:webHidden/>
              </w:rPr>
              <w:fldChar w:fldCharType="separate"/>
            </w:r>
            <w:r w:rsidR="00242ACB">
              <w:rPr>
                <w:noProof/>
                <w:webHidden/>
              </w:rPr>
              <w:t>61</w:t>
            </w:r>
            <w:r w:rsidR="00242ACB">
              <w:rPr>
                <w:noProof/>
                <w:webHidden/>
              </w:rPr>
              <w:fldChar w:fldCharType="end"/>
            </w:r>
          </w:hyperlink>
        </w:p>
        <w:p w14:paraId="3CBB0F24" w14:textId="1D5BDADA"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81" w:history="1">
            <w:r w:rsidR="00242ACB" w:rsidRPr="00CD4A78">
              <w:rPr>
                <w:rStyle w:val="Hyperlink"/>
                <w:noProof/>
              </w:rPr>
              <w:t>14.4.1</w:t>
            </w:r>
            <w:r w:rsidR="00242ACB">
              <w:rPr>
                <w:rFonts w:asciiTheme="minorHAnsi" w:eastAsiaTheme="minorEastAsia" w:hAnsiTheme="minorHAnsi"/>
                <w:noProof/>
                <w:lang w:eastAsia="de-CH"/>
              </w:rPr>
              <w:tab/>
            </w:r>
            <w:r w:rsidR="00242ACB" w:rsidRPr="00CD4A78">
              <w:rPr>
                <w:rStyle w:val="Hyperlink"/>
                <w:noProof/>
              </w:rPr>
              <w:t>ERM</w:t>
            </w:r>
            <w:r w:rsidR="00242ACB">
              <w:rPr>
                <w:noProof/>
                <w:webHidden/>
              </w:rPr>
              <w:tab/>
            </w:r>
            <w:r w:rsidR="00242ACB">
              <w:rPr>
                <w:noProof/>
                <w:webHidden/>
              </w:rPr>
              <w:fldChar w:fldCharType="begin"/>
            </w:r>
            <w:r w:rsidR="00242ACB">
              <w:rPr>
                <w:noProof/>
                <w:webHidden/>
              </w:rPr>
              <w:instrText xml:space="preserve"> PAGEREF _Toc88727881 \h </w:instrText>
            </w:r>
            <w:r w:rsidR="00242ACB">
              <w:rPr>
                <w:noProof/>
                <w:webHidden/>
              </w:rPr>
            </w:r>
            <w:r w:rsidR="00242ACB">
              <w:rPr>
                <w:noProof/>
                <w:webHidden/>
              </w:rPr>
              <w:fldChar w:fldCharType="separate"/>
            </w:r>
            <w:r w:rsidR="00242ACB">
              <w:rPr>
                <w:noProof/>
                <w:webHidden/>
              </w:rPr>
              <w:t>61</w:t>
            </w:r>
            <w:r w:rsidR="00242ACB">
              <w:rPr>
                <w:noProof/>
                <w:webHidden/>
              </w:rPr>
              <w:fldChar w:fldCharType="end"/>
            </w:r>
          </w:hyperlink>
        </w:p>
        <w:p w14:paraId="6F409BF6" w14:textId="79017EF6"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82" w:history="1">
            <w:r w:rsidR="00242ACB" w:rsidRPr="00CD4A78">
              <w:rPr>
                <w:rStyle w:val="Hyperlink"/>
                <w:noProof/>
              </w:rPr>
              <w:t>14.5</w:t>
            </w:r>
            <w:r w:rsidR="00242ACB">
              <w:rPr>
                <w:rFonts w:asciiTheme="minorHAnsi" w:eastAsiaTheme="minorEastAsia" w:hAnsiTheme="minorHAnsi"/>
                <w:noProof/>
                <w:lang w:eastAsia="de-CH"/>
              </w:rPr>
              <w:tab/>
            </w:r>
            <w:r w:rsidR="00242ACB" w:rsidRPr="00CD4A78">
              <w:rPr>
                <w:rStyle w:val="Hyperlink"/>
                <w:noProof/>
              </w:rPr>
              <w:t>Testkonzept</w:t>
            </w:r>
            <w:r w:rsidR="00242ACB">
              <w:rPr>
                <w:noProof/>
                <w:webHidden/>
              </w:rPr>
              <w:tab/>
            </w:r>
            <w:r w:rsidR="00242ACB">
              <w:rPr>
                <w:noProof/>
                <w:webHidden/>
              </w:rPr>
              <w:fldChar w:fldCharType="begin"/>
            </w:r>
            <w:r w:rsidR="00242ACB">
              <w:rPr>
                <w:noProof/>
                <w:webHidden/>
              </w:rPr>
              <w:instrText xml:space="preserve"> PAGEREF _Toc88727882 \h </w:instrText>
            </w:r>
            <w:r w:rsidR="00242ACB">
              <w:rPr>
                <w:noProof/>
                <w:webHidden/>
              </w:rPr>
            </w:r>
            <w:r w:rsidR="00242ACB">
              <w:rPr>
                <w:noProof/>
                <w:webHidden/>
              </w:rPr>
              <w:fldChar w:fldCharType="separate"/>
            </w:r>
            <w:r w:rsidR="00242ACB">
              <w:rPr>
                <w:noProof/>
                <w:webHidden/>
              </w:rPr>
              <w:t>62</w:t>
            </w:r>
            <w:r w:rsidR="00242ACB">
              <w:rPr>
                <w:noProof/>
                <w:webHidden/>
              </w:rPr>
              <w:fldChar w:fldCharType="end"/>
            </w:r>
          </w:hyperlink>
        </w:p>
        <w:p w14:paraId="1CAC1BF0" w14:textId="5D64D566" w:rsidR="00242ACB" w:rsidRDefault="00DF12E8">
          <w:pPr>
            <w:pStyle w:val="Verzeichnis2"/>
            <w:tabs>
              <w:tab w:val="left" w:pos="880"/>
              <w:tab w:val="right" w:leader="dot" w:pos="9062"/>
            </w:tabs>
            <w:rPr>
              <w:rFonts w:asciiTheme="minorHAnsi" w:eastAsiaTheme="minorEastAsia" w:hAnsiTheme="minorHAnsi"/>
              <w:noProof/>
              <w:lang w:eastAsia="de-CH"/>
            </w:rPr>
          </w:pPr>
          <w:hyperlink w:anchor="_Toc88727883" w:history="1">
            <w:r w:rsidR="00242ACB" w:rsidRPr="00CD4A78">
              <w:rPr>
                <w:rStyle w:val="Hyperlink"/>
                <w:noProof/>
              </w:rPr>
              <w:t>14.6</w:t>
            </w:r>
            <w:r w:rsidR="00242ACB">
              <w:rPr>
                <w:rFonts w:asciiTheme="minorHAnsi" w:eastAsiaTheme="minorEastAsia" w:hAnsiTheme="minorHAnsi"/>
                <w:noProof/>
                <w:lang w:eastAsia="de-CH"/>
              </w:rPr>
              <w:tab/>
            </w:r>
            <w:r w:rsidR="00242ACB" w:rsidRPr="00CD4A78">
              <w:rPr>
                <w:rStyle w:val="Hyperlink"/>
                <w:noProof/>
              </w:rPr>
              <w:t>Testart</w:t>
            </w:r>
            <w:r w:rsidR="00242ACB">
              <w:rPr>
                <w:noProof/>
                <w:webHidden/>
              </w:rPr>
              <w:tab/>
            </w:r>
            <w:r w:rsidR="00242ACB">
              <w:rPr>
                <w:noProof/>
                <w:webHidden/>
              </w:rPr>
              <w:fldChar w:fldCharType="begin"/>
            </w:r>
            <w:r w:rsidR="00242ACB">
              <w:rPr>
                <w:noProof/>
                <w:webHidden/>
              </w:rPr>
              <w:instrText xml:space="preserve"> PAGEREF _Toc88727883 \h </w:instrText>
            </w:r>
            <w:r w:rsidR="00242ACB">
              <w:rPr>
                <w:noProof/>
                <w:webHidden/>
              </w:rPr>
            </w:r>
            <w:r w:rsidR="00242ACB">
              <w:rPr>
                <w:noProof/>
                <w:webHidden/>
              </w:rPr>
              <w:fldChar w:fldCharType="separate"/>
            </w:r>
            <w:r w:rsidR="00242ACB">
              <w:rPr>
                <w:noProof/>
                <w:webHidden/>
              </w:rPr>
              <w:t>62</w:t>
            </w:r>
            <w:r w:rsidR="00242ACB">
              <w:rPr>
                <w:noProof/>
                <w:webHidden/>
              </w:rPr>
              <w:fldChar w:fldCharType="end"/>
            </w:r>
          </w:hyperlink>
        </w:p>
        <w:p w14:paraId="11B88B80" w14:textId="4FEC40A5" w:rsidR="00242ACB" w:rsidRDefault="00DF12E8">
          <w:pPr>
            <w:pStyle w:val="Verzeichnis3"/>
            <w:tabs>
              <w:tab w:val="right" w:leader="dot" w:pos="9062"/>
            </w:tabs>
            <w:rPr>
              <w:rFonts w:asciiTheme="minorHAnsi" w:eastAsiaTheme="minorEastAsia" w:hAnsiTheme="minorHAnsi"/>
              <w:noProof/>
              <w:lang w:eastAsia="de-CH"/>
            </w:rPr>
          </w:pPr>
          <w:hyperlink w:anchor="_Toc88727884" w:history="1">
            <w:r w:rsidR="00242ACB" w:rsidRPr="00CD4A78">
              <w:rPr>
                <w:rStyle w:val="Hyperlink"/>
                <w:noProof/>
              </w:rPr>
              <w:t>Testziele</w:t>
            </w:r>
            <w:r w:rsidR="00242ACB">
              <w:rPr>
                <w:noProof/>
                <w:webHidden/>
              </w:rPr>
              <w:tab/>
            </w:r>
            <w:r w:rsidR="00242ACB">
              <w:rPr>
                <w:noProof/>
                <w:webHidden/>
              </w:rPr>
              <w:fldChar w:fldCharType="begin"/>
            </w:r>
            <w:r w:rsidR="00242ACB">
              <w:rPr>
                <w:noProof/>
                <w:webHidden/>
              </w:rPr>
              <w:instrText xml:space="preserve"> PAGEREF _Toc88727884 \h </w:instrText>
            </w:r>
            <w:r w:rsidR="00242ACB">
              <w:rPr>
                <w:noProof/>
                <w:webHidden/>
              </w:rPr>
            </w:r>
            <w:r w:rsidR="00242ACB">
              <w:rPr>
                <w:noProof/>
                <w:webHidden/>
              </w:rPr>
              <w:fldChar w:fldCharType="separate"/>
            </w:r>
            <w:r w:rsidR="00242ACB">
              <w:rPr>
                <w:noProof/>
                <w:webHidden/>
              </w:rPr>
              <w:t>62</w:t>
            </w:r>
            <w:r w:rsidR="00242ACB">
              <w:rPr>
                <w:noProof/>
                <w:webHidden/>
              </w:rPr>
              <w:fldChar w:fldCharType="end"/>
            </w:r>
          </w:hyperlink>
        </w:p>
        <w:p w14:paraId="6FCC61A6" w14:textId="6AA2AA1C"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85" w:history="1">
            <w:r w:rsidR="00242ACB" w:rsidRPr="00CD4A78">
              <w:rPr>
                <w:rStyle w:val="Hyperlink"/>
                <w:noProof/>
              </w:rPr>
              <w:t>14.6.1</w:t>
            </w:r>
            <w:r w:rsidR="00242ACB">
              <w:rPr>
                <w:rFonts w:asciiTheme="minorHAnsi" w:eastAsiaTheme="minorEastAsia" w:hAnsiTheme="minorHAnsi"/>
                <w:noProof/>
                <w:lang w:eastAsia="de-CH"/>
              </w:rPr>
              <w:tab/>
            </w:r>
            <w:r w:rsidR="00242ACB" w:rsidRPr="00CD4A78">
              <w:rPr>
                <w:rStyle w:val="Hyperlink"/>
                <w:noProof/>
              </w:rPr>
              <w:t>Testobjekte</w:t>
            </w:r>
            <w:r w:rsidR="00242ACB">
              <w:rPr>
                <w:noProof/>
                <w:webHidden/>
              </w:rPr>
              <w:tab/>
            </w:r>
            <w:r w:rsidR="00242ACB">
              <w:rPr>
                <w:noProof/>
                <w:webHidden/>
              </w:rPr>
              <w:fldChar w:fldCharType="begin"/>
            </w:r>
            <w:r w:rsidR="00242ACB">
              <w:rPr>
                <w:noProof/>
                <w:webHidden/>
              </w:rPr>
              <w:instrText xml:space="preserve"> PAGEREF _Toc88727885 \h </w:instrText>
            </w:r>
            <w:r w:rsidR="00242ACB">
              <w:rPr>
                <w:noProof/>
                <w:webHidden/>
              </w:rPr>
            </w:r>
            <w:r w:rsidR="00242ACB">
              <w:rPr>
                <w:noProof/>
                <w:webHidden/>
              </w:rPr>
              <w:fldChar w:fldCharType="separate"/>
            </w:r>
            <w:r w:rsidR="00242ACB">
              <w:rPr>
                <w:noProof/>
                <w:webHidden/>
              </w:rPr>
              <w:t>62</w:t>
            </w:r>
            <w:r w:rsidR="00242ACB">
              <w:rPr>
                <w:noProof/>
                <w:webHidden/>
              </w:rPr>
              <w:fldChar w:fldCharType="end"/>
            </w:r>
          </w:hyperlink>
        </w:p>
        <w:p w14:paraId="0ECB0755" w14:textId="3323F2A7"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86" w:history="1">
            <w:r w:rsidR="00242ACB" w:rsidRPr="00CD4A78">
              <w:rPr>
                <w:rStyle w:val="Hyperlink"/>
                <w:noProof/>
              </w:rPr>
              <w:t>14.6.2</w:t>
            </w:r>
            <w:r w:rsidR="00242ACB">
              <w:rPr>
                <w:rFonts w:asciiTheme="minorHAnsi" w:eastAsiaTheme="minorEastAsia" w:hAnsiTheme="minorHAnsi"/>
                <w:noProof/>
                <w:lang w:eastAsia="de-CH"/>
              </w:rPr>
              <w:tab/>
            </w:r>
            <w:r w:rsidR="00242ACB" w:rsidRPr="00CD4A78">
              <w:rPr>
                <w:rStyle w:val="Hyperlink"/>
                <w:noProof/>
              </w:rPr>
              <w:t>Testarten</w:t>
            </w:r>
            <w:r w:rsidR="00242ACB">
              <w:rPr>
                <w:noProof/>
                <w:webHidden/>
              </w:rPr>
              <w:tab/>
            </w:r>
            <w:r w:rsidR="00242ACB">
              <w:rPr>
                <w:noProof/>
                <w:webHidden/>
              </w:rPr>
              <w:fldChar w:fldCharType="begin"/>
            </w:r>
            <w:r w:rsidR="00242ACB">
              <w:rPr>
                <w:noProof/>
                <w:webHidden/>
              </w:rPr>
              <w:instrText xml:space="preserve"> PAGEREF _Toc88727886 \h </w:instrText>
            </w:r>
            <w:r w:rsidR="00242ACB">
              <w:rPr>
                <w:noProof/>
                <w:webHidden/>
              </w:rPr>
            </w:r>
            <w:r w:rsidR="00242ACB">
              <w:rPr>
                <w:noProof/>
                <w:webHidden/>
              </w:rPr>
              <w:fldChar w:fldCharType="separate"/>
            </w:r>
            <w:r w:rsidR="00242ACB">
              <w:rPr>
                <w:noProof/>
                <w:webHidden/>
              </w:rPr>
              <w:t>63</w:t>
            </w:r>
            <w:r w:rsidR="00242ACB">
              <w:rPr>
                <w:noProof/>
                <w:webHidden/>
              </w:rPr>
              <w:fldChar w:fldCharType="end"/>
            </w:r>
          </w:hyperlink>
        </w:p>
        <w:p w14:paraId="1DE4FC42" w14:textId="01B9F455"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87" w:history="1">
            <w:r w:rsidR="00242ACB" w:rsidRPr="00CD4A78">
              <w:rPr>
                <w:rStyle w:val="Hyperlink"/>
                <w:noProof/>
              </w:rPr>
              <w:t>14.6.3</w:t>
            </w:r>
            <w:r w:rsidR="00242ACB">
              <w:rPr>
                <w:rFonts w:asciiTheme="minorHAnsi" w:eastAsiaTheme="minorEastAsia" w:hAnsiTheme="minorHAnsi"/>
                <w:noProof/>
                <w:lang w:eastAsia="de-CH"/>
              </w:rPr>
              <w:tab/>
            </w:r>
            <w:r w:rsidR="00242ACB" w:rsidRPr="00CD4A78">
              <w:rPr>
                <w:rStyle w:val="Hyperlink"/>
                <w:noProof/>
              </w:rPr>
              <w:t>Testfälle</w:t>
            </w:r>
            <w:r w:rsidR="00242ACB">
              <w:rPr>
                <w:noProof/>
                <w:webHidden/>
              </w:rPr>
              <w:tab/>
            </w:r>
            <w:r w:rsidR="00242ACB">
              <w:rPr>
                <w:noProof/>
                <w:webHidden/>
              </w:rPr>
              <w:fldChar w:fldCharType="begin"/>
            </w:r>
            <w:r w:rsidR="00242ACB">
              <w:rPr>
                <w:noProof/>
                <w:webHidden/>
              </w:rPr>
              <w:instrText xml:space="preserve"> PAGEREF _Toc88727887 \h </w:instrText>
            </w:r>
            <w:r w:rsidR="00242ACB">
              <w:rPr>
                <w:noProof/>
                <w:webHidden/>
              </w:rPr>
            </w:r>
            <w:r w:rsidR="00242ACB">
              <w:rPr>
                <w:noProof/>
                <w:webHidden/>
              </w:rPr>
              <w:fldChar w:fldCharType="separate"/>
            </w:r>
            <w:r w:rsidR="00242ACB">
              <w:rPr>
                <w:noProof/>
                <w:webHidden/>
              </w:rPr>
              <w:t>63</w:t>
            </w:r>
            <w:r w:rsidR="00242ACB">
              <w:rPr>
                <w:noProof/>
                <w:webHidden/>
              </w:rPr>
              <w:fldChar w:fldCharType="end"/>
            </w:r>
          </w:hyperlink>
        </w:p>
        <w:p w14:paraId="74AE222D" w14:textId="1D6691BB"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88" w:history="1">
            <w:r w:rsidR="00242ACB" w:rsidRPr="00CD4A78">
              <w:rPr>
                <w:rStyle w:val="Hyperlink"/>
                <w:noProof/>
              </w:rPr>
              <w:t>14.6.4</w:t>
            </w:r>
            <w:r w:rsidR="00242ACB">
              <w:rPr>
                <w:rFonts w:asciiTheme="minorHAnsi" w:eastAsiaTheme="minorEastAsia" w:hAnsiTheme="minorHAnsi"/>
                <w:noProof/>
                <w:lang w:eastAsia="de-CH"/>
              </w:rPr>
              <w:tab/>
            </w:r>
            <w:r w:rsidR="00242ACB" w:rsidRPr="00CD4A78">
              <w:rPr>
                <w:rStyle w:val="Hyperlink"/>
                <w:noProof/>
              </w:rPr>
              <w:t>Testvoraussetzungen</w:t>
            </w:r>
            <w:r w:rsidR="00242ACB">
              <w:rPr>
                <w:noProof/>
                <w:webHidden/>
              </w:rPr>
              <w:tab/>
            </w:r>
            <w:r w:rsidR="00242ACB">
              <w:rPr>
                <w:noProof/>
                <w:webHidden/>
              </w:rPr>
              <w:fldChar w:fldCharType="begin"/>
            </w:r>
            <w:r w:rsidR="00242ACB">
              <w:rPr>
                <w:noProof/>
                <w:webHidden/>
              </w:rPr>
              <w:instrText xml:space="preserve"> PAGEREF _Toc88727888 \h </w:instrText>
            </w:r>
            <w:r w:rsidR="00242ACB">
              <w:rPr>
                <w:noProof/>
                <w:webHidden/>
              </w:rPr>
            </w:r>
            <w:r w:rsidR="00242ACB">
              <w:rPr>
                <w:noProof/>
                <w:webHidden/>
              </w:rPr>
              <w:fldChar w:fldCharType="separate"/>
            </w:r>
            <w:r w:rsidR="00242ACB">
              <w:rPr>
                <w:noProof/>
                <w:webHidden/>
              </w:rPr>
              <w:t>63</w:t>
            </w:r>
            <w:r w:rsidR="00242ACB">
              <w:rPr>
                <w:noProof/>
                <w:webHidden/>
              </w:rPr>
              <w:fldChar w:fldCharType="end"/>
            </w:r>
          </w:hyperlink>
        </w:p>
        <w:p w14:paraId="57620D03" w14:textId="51B8B13F"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89" w:history="1">
            <w:r w:rsidR="00242ACB" w:rsidRPr="00CD4A78">
              <w:rPr>
                <w:rStyle w:val="Hyperlink"/>
                <w:noProof/>
              </w:rPr>
              <w:t>14.6.5</w:t>
            </w:r>
            <w:r w:rsidR="00242ACB">
              <w:rPr>
                <w:rFonts w:asciiTheme="minorHAnsi" w:eastAsiaTheme="minorEastAsia" w:hAnsiTheme="minorHAnsi"/>
                <w:noProof/>
                <w:lang w:eastAsia="de-CH"/>
              </w:rPr>
              <w:tab/>
            </w:r>
            <w:r w:rsidR="00242ACB" w:rsidRPr="00CD4A78">
              <w:rPr>
                <w:rStyle w:val="Hyperlink"/>
                <w:noProof/>
              </w:rPr>
              <w:t>Mängeklassifizierung</w:t>
            </w:r>
            <w:r w:rsidR="00242ACB">
              <w:rPr>
                <w:noProof/>
                <w:webHidden/>
              </w:rPr>
              <w:tab/>
            </w:r>
            <w:r w:rsidR="00242ACB">
              <w:rPr>
                <w:noProof/>
                <w:webHidden/>
              </w:rPr>
              <w:fldChar w:fldCharType="begin"/>
            </w:r>
            <w:r w:rsidR="00242ACB">
              <w:rPr>
                <w:noProof/>
                <w:webHidden/>
              </w:rPr>
              <w:instrText xml:space="preserve"> PAGEREF _Toc88727889 \h </w:instrText>
            </w:r>
            <w:r w:rsidR="00242ACB">
              <w:rPr>
                <w:noProof/>
                <w:webHidden/>
              </w:rPr>
            </w:r>
            <w:r w:rsidR="00242ACB">
              <w:rPr>
                <w:noProof/>
                <w:webHidden/>
              </w:rPr>
              <w:fldChar w:fldCharType="separate"/>
            </w:r>
            <w:r w:rsidR="00242ACB">
              <w:rPr>
                <w:noProof/>
                <w:webHidden/>
              </w:rPr>
              <w:t>63</w:t>
            </w:r>
            <w:r w:rsidR="00242ACB">
              <w:rPr>
                <w:noProof/>
                <w:webHidden/>
              </w:rPr>
              <w:fldChar w:fldCharType="end"/>
            </w:r>
          </w:hyperlink>
        </w:p>
        <w:p w14:paraId="6799FEE2" w14:textId="4F7D6185"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90" w:history="1">
            <w:r w:rsidR="00242ACB" w:rsidRPr="00CD4A78">
              <w:rPr>
                <w:rStyle w:val="Hyperlink"/>
                <w:noProof/>
              </w:rPr>
              <w:t>14.6.6</w:t>
            </w:r>
            <w:r w:rsidR="00242ACB">
              <w:rPr>
                <w:rFonts w:asciiTheme="minorHAnsi" w:eastAsiaTheme="minorEastAsia" w:hAnsiTheme="minorHAnsi"/>
                <w:noProof/>
                <w:lang w:eastAsia="de-CH"/>
              </w:rPr>
              <w:tab/>
            </w:r>
            <w:r w:rsidR="00242ACB" w:rsidRPr="00CD4A78">
              <w:rPr>
                <w:rStyle w:val="Hyperlink"/>
                <w:noProof/>
              </w:rPr>
              <w:t>Testumgebung</w:t>
            </w:r>
            <w:r w:rsidR="00242ACB">
              <w:rPr>
                <w:noProof/>
                <w:webHidden/>
              </w:rPr>
              <w:tab/>
            </w:r>
            <w:r w:rsidR="00242ACB">
              <w:rPr>
                <w:noProof/>
                <w:webHidden/>
              </w:rPr>
              <w:fldChar w:fldCharType="begin"/>
            </w:r>
            <w:r w:rsidR="00242ACB">
              <w:rPr>
                <w:noProof/>
                <w:webHidden/>
              </w:rPr>
              <w:instrText xml:space="preserve"> PAGEREF _Toc88727890 \h </w:instrText>
            </w:r>
            <w:r w:rsidR="00242ACB">
              <w:rPr>
                <w:noProof/>
                <w:webHidden/>
              </w:rPr>
            </w:r>
            <w:r w:rsidR="00242ACB">
              <w:rPr>
                <w:noProof/>
                <w:webHidden/>
              </w:rPr>
              <w:fldChar w:fldCharType="separate"/>
            </w:r>
            <w:r w:rsidR="00242ACB">
              <w:rPr>
                <w:noProof/>
                <w:webHidden/>
              </w:rPr>
              <w:t>64</w:t>
            </w:r>
            <w:r w:rsidR="00242ACB">
              <w:rPr>
                <w:noProof/>
                <w:webHidden/>
              </w:rPr>
              <w:fldChar w:fldCharType="end"/>
            </w:r>
          </w:hyperlink>
        </w:p>
        <w:p w14:paraId="19D4194B" w14:textId="78DF87AA"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91" w:history="1">
            <w:r w:rsidR="00242ACB" w:rsidRPr="00CD4A78">
              <w:rPr>
                <w:rStyle w:val="Hyperlink"/>
                <w:noProof/>
              </w:rPr>
              <w:t>14.6.7</w:t>
            </w:r>
            <w:r w:rsidR="00242ACB">
              <w:rPr>
                <w:rFonts w:asciiTheme="minorHAnsi" w:eastAsiaTheme="minorEastAsia" w:hAnsiTheme="minorHAnsi"/>
                <w:noProof/>
                <w:lang w:eastAsia="de-CH"/>
              </w:rPr>
              <w:tab/>
            </w:r>
            <w:r w:rsidR="00242ACB" w:rsidRPr="00CD4A78">
              <w:rPr>
                <w:rStyle w:val="Hyperlink"/>
                <w:noProof/>
              </w:rPr>
              <w:t>Testinfrastruktur</w:t>
            </w:r>
            <w:r w:rsidR="00242ACB">
              <w:rPr>
                <w:noProof/>
                <w:webHidden/>
              </w:rPr>
              <w:tab/>
            </w:r>
            <w:r w:rsidR="00242ACB">
              <w:rPr>
                <w:noProof/>
                <w:webHidden/>
              </w:rPr>
              <w:fldChar w:fldCharType="begin"/>
            </w:r>
            <w:r w:rsidR="00242ACB">
              <w:rPr>
                <w:noProof/>
                <w:webHidden/>
              </w:rPr>
              <w:instrText xml:space="preserve"> PAGEREF _Toc88727891 \h </w:instrText>
            </w:r>
            <w:r w:rsidR="00242ACB">
              <w:rPr>
                <w:noProof/>
                <w:webHidden/>
              </w:rPr>
            </w:r>
            <w:r w:rsidR="00242ACB">
              <w:rPr>
                <w:noProof/>
                <w:webHidden/>
              </w:rPr>
              <w:fldChar w:fldCharType="separate"/>
            </w:r>
            <w:r w:rsidR="00242ACB">
              <w:rPr>
                <w:noProof/>
                <w:webHidden/>
              </w:rPr>
              <w:t>64</w:t>
            </w:r>
            <w:r w:rsidR="00242ACB">
              <w:rPr>
                <w:noProof/>
                <w:webHidden/>
              </w:rPr>
              <w:fldChar w:fldCharType="end"/>
            </w:r>
          </w:hyperlink>
        </w:p>
        <w:p w14:paraId="78DB0904" w14:textId="0E7A8486" w:rsidR="00242ACB" w:rsidRDefault="00DF12E8">
          <w:pPr>
            <w:pStyle w:val="Verzeichnis3"/>
            <w:tabs>
              <w:tab w:val="left" w:pos="1320"/>
              <w:tab w:val="right" w:leader="dot" w:pos="9062"/>
            </w:tabs>
            <w:rPr>
              <w:rFonts w:asciiTheme="minorHAnsi" w:eastAsiaTheme="minorEastAsia" w:hAnsiTheme="minorHAnsi"/>
              <w:noProof/>
              <w:lang w:eastAsia="de-CH"/>
            </w:rPr>
          </w:pPr>
          <w:hyperlink w:anchor="_Toc88727892" w:history="1">
            <w:r w:rsidR="00242ACB" w:rsidRPr="00CD4A78">
              <w:rPr>
                <w:rStyle w:val="Hyperlink"/>
                <w:noProof/>
              </w:rPr>
              <w:t>14.6.8</w:t>
            </w:r>
            <w:r w:rsidR="00242ACB">
              <w:rPr>
                <w:rFonts w:asciiTheme="minorHAnsi" w:eastAsiaTheme="minorEastAsia" w:hAnsiTheme="minorHAnsi"/>
                <w:noProof/>
                <w:lang w:eastAsia="de-CH"/>
              </w:rPr>
              <w:tab/>
            </w:r>
            <w:r w:rsidR="00242ACB" w:rsidRPr="00CD4A78">
              <w:rPr>
                <w:rStyle w:val="Hyperlink"/>
                <w:noProof/>
              </w:rPr>
              <w:t>Testfall Vorlage</w:t>
            </w:r>
            <w:r w:rsidR="00242ACB">
              <w:rPr>
                <w:noProof/>
                <w:webHidden/>
              </w:rPr>
              <w:tab/>
            </w:r>
            <w:r w:rsidR="00242ACB">
              <w:rPr>
                <w:noProof/>
                <w:webHidden/>
              </w:rPr>
              <w:fldChar w:fldCharType="begin"/>
            </w:r>
            <w:r w:rsidR="00242ACB">
              <w:rPr>
                <w:noProof/>
                <w:webHidden/>
              </w:rPr>
              <w:instrText xml:space="preserve"> PAGEREF _Toc88727892 \h </w:instrText>
            </w:r>
            <w:r w:rsidR="00242ACB">
              <w:rPr>
                <w:noProof/>
                <w:webHidden/>
              </w:rPr>
            </w:r>
            <w:r w:rsidR="00242ACB">
              <w:rPr>
                <w:noProof/>
                <w:webHidden/>
              </w:rPr>
              <w:fldChar w:fldCharType="separate"/>
            </w:r>
            <w:r w:rsidR="00242ACB">
              <w:rPr>
                <w:noProof/>
                <w:webHidden/>
              </w:rPr>
              <w:t>65</w:t>
            </w:r>
            <w:r w:rsidR="00242ACB">
              <w:rPr>
                <w:noProof/>
                <w:webHidden/>
              </w:rPr>
              <w:fldChar w:fldCharType="end"/>
            </w:r>
          </w:hyperlink>
        </w:p>
        <w:p w14:paraId="05F5D631" w14:textId="48063BB2" w:rsidR="00242ACB" w:rsidRDefault="00DF12E8">
          <w:pPr>
            <w:pStyle w:val="Verzeichnis1"/>
            <w:tabs>
              <w:tab w:val="left" w:pos="660"/>
              <w:tab w:val="right" w:leader="dot" w:pos="9062"/>
            </w:tabs>
            <w:rPr>
              <w:rFonts w:asciiTheme="minorHAnsi" w:eastAsiaTheme="minorEastAsia" w:hAnsiTheme="minorHAnsi"/>
              <w:noProof/>
              <w:lang w:eastAsia="de-CH"/>
            </w:rPr>
          </w:pPr>
          <w:hyperlink w:anchor="_Toc88727893" w:history="1">
            <w:r w:rsidR="00242ACB" w:rsidRPr="00CD4A78">
              <w:rPr>
                <w:rStyle w:val="Hyperlink"/>
                <w:noProof/>
              </w:rPr>
              <w:t>15.</w:t>
            </w:r>
            <w:r w:rsidR="00242ACB">
              <w:rPr>
                <w:rFonts w:asciiTheme="minorHAnsi" w:eastAsiaTheme="minorEastAsia" w:hAnsiTheme="minorHAnsi"/>
                <w:noProof/>
                <w:lang w:eastAsia="de-CH"/>
              </w:rPr>
              <w:tab/>
            </w:r>
            <w:r w:rsidR="00242ACB" w:rsidRPr="00CD4A78">
              <w:rPr>
                <w:rStyle w:val="Hyperlink"/>
                <w:noProof/>
              </w:rPr>
              <w:t>Realisierung</w:t>
            </w:r>
            <w:r w:rsidR="00242ACB">
              <w:rPr>
                <w:noProof/>
                <w:webHidden/>
              </w:rPr>
              <w:tab/>
            </w:r>
            <w:r w:rsidR="00242ACB">
              <w:rPr>
                <w:noProof/>
                <w:webHidden/>
              </w:rPr>
              <w:fldChar w:fldCharType="begin"/>
            </w:r>
            <w:r w:rsidR="00242ACB">
              <w:rPr>
                <w:noProof/>
                <w:webHidden/>
              </w:rPr>
              <w:instrText xml:space="preserve"> PAGEREF _Toc88727893 \h </w:instrText>
            </w:r>
            <w:r w:rsidR="00242ACB">
              <w:rPr>
                <w:noProof/>
                <w:webHidden/>
              </w:rPr>
            </w:r>
            <w:r w:rsidR="00242ACB">
              <w:rPr>
                <w:noProof/>
                <w:webHidden/>
              </w:rPr>
              <w:fldChar w:fldCharType="separate"/>
            </w:r>
            <w:r w:rsidR="00242ACB">
              <w:rPr>
                <w:noProof/>
                <w:webHidden/>
              </w:rPr>
              <w:t>65</w:t>
            </w:r>
            <w:r w:rsidR="00242ACB">
              <w:rPr>
                <w:noProof/>
                <w:webHidden/>
              </w:rPr>
              <w:fldChar w:fldCharType="end"/>
            </w:r>
          </w:hyperlink>
        </w:p>
        <w:p w14:paraId="4326D378" w14:textId="03082D44" w:rsidR="00242ACB" w:rsidRDefault="00DF12E8">
          <w:pPr>
            <w:pStyle w:val="Verzeichnis1"/>
            <w:tabs>
              <w:tab w:val="left" w:pos="660"/>
              <w:tab w:val="right" w:leader="dot" w:pos="9062"/>
            </w:tabs>
            <w:rPr>
              <w:rFonts w:asciiTheme="minorHAnsi" w:eastAsiaTheme="minorEastAsia" w:hAnsiTheme="minorHAnsi"/>
              <w:noProof/>
              <w:lang w:eastAsia="de-CH"/>
            </w:rPr>
          </w:pPr>
          <w:hyperlink w:anchor="_Toc88727894" w:history="1">
            <w:r w:rsidR="00242ACB" w:rsidRPr="00CD4A78">
              <w:rPr>
                <w:rStyle w:val="Hyperlink"/>
                <w:noProof/>
              </w:rPr>
              <w:t>16.</w:t>
            </w:r>
            <w:r w:rsidR="00242ACB">
              <w:rPr>
                <w:rFonts w:asciiTheme="minorHAnsi" w:eastAsiaTheme="minorEastAsia" w:hAnsiTheme="minorHAnsi"/>
                <w:noProof/>
                <w:lang w:eastAsia="de-CH"/>
              </w:rPr>
              <w:tab/>
            </w:r>
            <w:r w:rsidR="00242ACB" w:rsidRPr="00CD4A78">
              <w:rPr>
                <w:rStyle w:val="Hyperlink"/>
                <w:noProof/>
              </w:rPr>
              <w:t>Abbildungsverzeichnis</w:t>
            </w:r>
            <w:r w:rsidR="00242ACB">
              <w:rPr>
                <w:noProof/>
                <w:webHidden/>
              </w:rPr>
              <w:tab/>
            </w:r>
            <w:r w:rsidR="00242ACB">
              <w:rPr>
                <w:noProof/>
                <w:webHidden/>
              </w:rPr>
              <w:fldChar w:fldCharType="begin"/>
            </w:r>
            <w:r w:rsidR="00242ACB">
              <w:rPr>
                <w:noProof/>
                <w:webHidden/>
              </w:rPr>
              <w:instrText xml:space="preserve"> PAGEREF _Toc88727894 \h </w:instrText>
            </w:r>
            <w:r w:rsidR="00242ACB">
              <w:rPr>
                <w:noProof/>
                <w:webHidden/>
              </w:rPr>
            </w:r>
            <w:r w:rsidR="00242ACB">
              <w:rPr>
                <w:noProof/>
                <w:webHidden/>
              </w:rPr>
              <w:fldChar w:fldCharType="separate"/>
            </w:r>
            <w:r w:rsidR="00242ACB">
              <w:rPr>
                <w:noProof/>
                <w:webHidden/>
              </w:rPr>
              <w:t>66</w:t>
            </w:r>
            <w:r w:rsidR="00242ACB">
              <w:rPr>
                <w:noProof/>
                <w:webHidden/>
              </w:rPr>
              <w:fldChar w:fldCharType="end"/>
            </w:r>
          </w:hyperlink>
        </w:p>
        <w:p w14:paraId="438B68E0" w14:textId="7282672F" w:rsidR="00242ACB" w:rsidRDefault="00DF12E8">
          <w:pPr>
            <w:pStyle w:val="Verzeichnis1"/>
            <w:tabs>
              <w:tab w:val="left" w:pos="660"/>
              <w:tab w:val="right" w:leader="dot" w:pos="9062"/>
            </w:tabs>
            <w:rPr>
              <w:rFonts w:asciiTheme="minorHAnsi" w:eastAsiaTheme="minorEastAsia" w:hAnsiTheme="minorHAnsi"/>
              <w:noProof/>
              <w:lang w:eastAsia="de-CH"/>
            </w:rPr>
          </w:pPr>
          <w:hyperlink w:anchor="_Toc88727895" w:history="1">
            <w:r w:rsidR="00242ACB" w:rsidRPr="00CD4A78">
              <w:rPr>
                <w:rStyle w:val="Hyperlink"/>
                <w:noProof/>
              </w:rPr>
              <w:t>17.</w:t>
            </w:r>
            <w:r w:rsidR="00242ACB">
              <w:rPr>
                <w:rFonts w:asciiTheme="minorHAnsi" w:eastAsiaTheme="minorEastAsia" w:hAnsiTheme="minorHAnsi"/>
                <w:noProof/>
                <w:lang w:eastAsia="de-CH"/>
              </w:rPr>
              <w:tab/>
            </w:r>
            <w:r w:rsidR="00242ACB" w:rsidRPr="00CD4A78">
              <w:rPr>
                <w:rStyle w:val="Hyperlink"/>
                <w:noProof/>
              </w:rPr>
              <w:t>Tabellenverzeichnis</w:t>
            </w:r>
            <w:r w:rsidR="00242ACB">
              <w:rPr>
                <w:noProof/>
                <w:webHidden/>
              </w:rPr>
              <w:tab/>
            </w:r>
            <w:r w:rsidR="00242ACB">
              <w:rPr>
                <w:noProof/>
                <w:webHidden/>
              </w:rPr>
              <w:fldChar w:fldCharType="begin"/>
            </w:r>
            <w:r w:rsidR="00242ACB">
              <w:rPr>
                <w:noProof/>
                <w:webHidden/>
              </w:rPr>
              <w:instrText xml:space="preserve"> PAGEREF _Toc88727895 \h </w:instrText>
            </w:r>
            <w:r w:rsidR="00242ACB">
              <w:rPr>
                <w:noProof/>
                <w:webHidden/>
              </w:rPr>
            </w:r>
            <w:r w:rsidR="00242ACB">
              <w:rPr>
                <w:noProof/>
                <w:webHidden/>
              </w:rPr>
              <w:fldChar w:fldCharType="separate"/>
            </w:r>
            <w:r w:rsidR="00242ACB">
              <w:rPr>
                <w:noProof/>
                <w:webHidden/>
              </w:rPr>
              <w:t>66</w:t>
            </w:r>
            <w:r w:rsidR="00242ACB">
              <w:rPr>
                <w:noProof/>
                <w:webHidden/>
              </w:rPr>
              <w:fldChar w:fldCharType="end"/>
            </w:r>
          </w:hyperlink>
        </w:p>
        <w:p w14:paraId="564341C0" w14:textId="055B2C8D" w:rsidR="00242ACB" w:rsidRDefault="00DF12E8">
          <w:pPr>
            <w:pStyle w:val="Verzeichnis1"/>
            <w:tabs>
              <w:tab w:val="left" w:pos="660"/>
              <w:tab w:val="right" w:leader="dot" w:pos="9062"/>
            </w:tabs>
            <w:rPr>
              <w:rFonts w:asciiTheme="minorHAnsi" w:eastAsiaTheme="minorEastAsia" w:hAnsiTheme="minorHAnsi"/>
              <w:noProof/>
              <w:lang w:eastAsia="de-CH"/>
            </w:rPr>
          </w:pPr>
          <w:hyperlink w:anchor="_Toc88727896" w:history="1">
            <w:r w:rsidR="00242ACB" w:rsidRPr="00CD4A78">
              <w:rPr>
                <w:rStyle w:val="Hyperlink"/>
                <w:noProof/>
              </w:rPr>
              <w:t>18.</w:t>
            </w:r>
            <w:r w:rsidR="00242ACB">
              <w:rPr>
                <w:rFonts w:asciiTheme="minorHAnsi" w:eastAsiaTheme="minorEastAsia" w:hAnsiTheme="minorHAnsi"/>
                <w:noProof/>
                <w:lang w:eastAsia="de-CH"/>
              </w:rPr>
              <w:tab/>
            </w:r>
            <w:r w:rsidR="00242ACB" w:rsidRPr="00CD4A78">
              <w:rPr>
                <w:rStyle w:val="Hyperlink"/>
                <w:noProof/>
              </w:rPr>
              <w:t>Quellenverzeichnis</w:t>
            </w:r>
            <w:r w:rsidR="00242ACB">
              <w:rPr>
                <w:noProof/>
                <w:webHidden/>
              </w:rPr>
              <w:tab/>
            </w:r>
            <w:r w:rsidR="00242ACB">
              <w:rPr>
                <w:noProof/>
                <w:webHidden/>
              </w:rPr>
              <w:fldChar w:fldCharType="begin"/>
            </w:r>
            <w:r w:rsidR="00242ACB">
              <w:rPr>
                <w:noProof/>
                <w:webHidden/>
              </w:rPr>
              <w:instrText xml:space="preserve"> PAGEREF _Toc88727896 \h </w:instrText>
            </w:r>
            <w:r w:rsidR="00242ACB">
              <w:rPr>
                <w:noProof/>
                <w:webHidden/>
              </w:rPr>
            </w:r>
            <w:r w:rsidR="00242ACB">
              <w:rPr>
                <w:noProof/>
                <w:webHidden/>
              </w:rPr>
              <w:fldChar w:fldCharType="separate"/>
            </w:r>
            <w:r w:rsidR="00242ACB">
              <w:rPr>
                <w:noProof/>
                <w:webHidden/>
              </w:rPr>
              <w:t>67</w:t>
            </w:r>
            <w:r w:rsidR="00242ACB">
              <w:rPr>
                <w:noProof/>
                <w:webHidden/>
              </w:rPr>
              <w:fldChar w:fldCharType="end"/>
            </w:r>
          </w:hyperlink>
        </w:p>
        <w:p w14:paraId="6D3E3D90" w14:textId="2BB7E2F3" w:rsidR="00242ACB" w:rsidRDefault="00DF12E8">
          <w:pPr>
            <w:pStyle w:val="Verzeichnis1"/>
            <w:tabs>
              <w:tab w:val="left" w:pos="660"/>
              <w:tab w:val="right" w:leader="dot" w:pos="9062"/>
            </w:tabs>
            <w:rPr>
              <w:rFonts w:asciiTheme="minorHAnsi" w:eastAsiaTheme="minorEastAsia" w:hAnsiTheme="minorHAnsi"/>
              <w:noProof/>
              <w:lang w:eastAsia="de-CH"/>
            </w:rPr>
          </w:pPr>
          <w:hyperlink w:anchor="_Toc88727897" w:history="1">
            <w:r w:rsidR="00242ACB" w:rsidRPr="00CD4A78">
              <w:rPr>
                <w:rStyle w:val="Hyperlink"/>
                <w:noProof/>
              </w:rPr>
              <w:t>19.</w:t>
            </w:r>
            <w:r w:rsidR="00242ACB">
              <w:rPr>
                <w:rFonts w:asciiTheme="minorHAnsi" w:eastAsiaTheme="minorEastAsia" w:hAnsiTheme="minorHAnsi"/>
                <w:noProof/>
                <w:lang w:eastAsia="de-CH"/>
              </w:rPr>
              <w:tab/>
            </w:r>
            <w:r w:rsidR="00242ACB" w:rsidRPr="00CD4A78">
              <w:rPr>
                <w:rStyle w:val="Hyperlink"/>
                <w:noProof/>
              </w:rPr>
              <w:t>Glossar</w:t>
            </w:r>
            <w:r w:rsidR="00242ACB">
              <w:rPr>
                <w:noProof/>
                <w:webHidden/>
              </w:rPr>
              <w:tab/>
            </w:r>
            <w:r w:rsidR="00242ACB">
              <w:rPr>
                <w:noProof/>
                <w:webHidden/>
              </w:rPr>
              <w:fldChar w:fldCharType="begin"/>
            </w:r>
            <w:r w:rsidR="00242ACB">
              <w:rPr>
                <w:noProof/>
                <w:webHidden/>
              </w:rPr>
              <w:instrText xml:space="preserve"> PAGEREF _Toc88727897 \h </w:instrText>
            </w:r>
            <w:r w:rsidR="00242ACB">
              <w:rPr>
                <w:noProof/>
                <w:webHidden/>
              </w:rPr>
            </w:r>
            <w:r w:rsidR="00242ACB">
              <w:rPr>
                <w:noProof/>
                <w:webHidden/>
              </w:rPr>
              <w:fldChar w:fldCharType="separate"/>
            </w:r>
            <w:r w:rsidR="00242ACB">
              <w:rPr>
                <w:noProof/>
                <w:webHidden/>
              </w:rPr>
              <w:t>67</w:t>
            </w:r>
            <w:r w:rsidR="00242ACB">
              <w:rPr>
                <w:noProof/>
                <w:webHidden/>
              </w:rPr>
              <w:fldChar w:fldCharType="end"/>
            </w:r>
          </w:hyperlink>
        </w:p>
        <w:p w14:paraId="07CC9CDA" w14:textId="45ADE5B6" w:rsidR="00242ACB" w:rsidRDefault="00DF12E8">
          <w:pPr>
            <w:pStyle w:val="Verzeichnis1"/>
            <w:tabs>
              <w:tab w:val="left" w:pos="660"/>
              <w:tab w:val="right" w:leader="dot" w:pos="9062"/>
            </w:tabs>
            <w:rPr>
              <w:rFonts w:asciiTheme="minorHAnsi" w:eastAsiaTheme="minorEastAsia" w:hAnsiTheme="minorHAnsi"/>
              <w:noProof/>
              <w:lang w:eastAsia="de-CH"/>
            </w:rPr>
          </w:pPr>
          <w:hyperlink w:anchor="_Toc88727898" w:history="1">
            <w:r w:rsidR="00242ACB" w:rsidRPr="00CD4A78">
              <w:rPr>
                <w:rStyle w:val="Hyperlink"/>
                <w:noProof/>
              </w:rPr>
              <w:t>20.</w:t>
            </w:r>
            <w:r w:rsidR="00242ACB">
              <w:rPr>
                <w:rFonts w:asciiTheme="minorHAnsi" w:eastAsiaTheme="minorEastAsia" w:hAnsiTheme="minorHAnsi"/>
                <w:noProof/>
                <w:lang w:eastAsia="de-CH"/>
              </w:rPr>
              <w:tab/>
            </w:r>
            <w:r w:rsidR="00242ACB" w:rsidRPr="00CD4A78">
              <w:rPr>
                <w:rStyle w:val="Hyperlink"/>
                <w:noProof/>
              </w:rPr>
              <w:t>Anhänge</w:t>
            </w:r>
            <w:r w:rsidR="00242ACB">
              <w:rPr>
                <w:noProof/>
                <w:webHidden/>
              </w:rPr>
              <w:tab/>
            </w:r>
            <w:r w:rsidR="00242ACB">
              <w:rPr>
                <w:noProof/>
                <w:webHidden/>
              </w:rPr>
              <w:fldChar w:fldCharType="begin"/>
            </w:r>
            <w:r w:rsidR="00242ACB">
              <w:rPr>
                <w:noProof/>
                <w:webHidden/>
              </w:rPr>
              <w:instrText xml:space="preserve"> PAGEREF _Toc88727898 \h </w:instrText>
            </w:r>
            <w:r w:rsidR="00242ACB">
              <w:rPr>
                <w:noProof/>
                <w:webHidden/>
              </w:rPr>
            </w:r>
            <w:r w:rsidR="00242ACB">
              <w:rPr>
                <w:noProof/>
                <w:webHidden/>
              </w:rPr>
              <w:fldChar w:fldCharType="separate"/>
            </w:r>
            <w:r w:rsidR="00242ACB">
              <w:rPr>
                <w:noProof/>
                <w:webHidden/>
              </w:rPr>
              <w:t>67</w:t>
            </w:r>
            <w:r w:rsidR="00242ACB">
              <w:rPr>
                <w:noProof/>
                <w:webHidden/>
              </w:rPr>
              <w:fldChar w:fldCharType="end"/>
            </w:r>
          </w:hyperlink>
        </w:p>
        <w:p w14:paraId="6EA7CA2A" w14:textId="4FA9FB16" w:rsidR="00B35076" w:rsidRDefault="00B35076">
          <w:r>
            <w:rPr>
              <w:b/>
              <w:bCs/>
              <w:lang w:val="de-DE"/>
            </w:rPr>
            <w:fldChar w:fldCharType="end"/>
          </w:r>
        </w:p>
      </w:sdtContent>
    </w:sdt>
    <w:p w14:paraId="39BECE71" w14:textId="5B0079CA" w:rsidR="00617E7F" w:rsidRDefault="00D83596" w:rsidP="00617E7F">
      <w:pPr>
        <w:pStyle w:val="berschrift1"/>
      </w:pPr>
      <w:r>
        <w:br w:type="page"/>
      </w:r>
      <w:bookmarkStart w:id="9" w:name="_Toc88727789"/>
      <w:r w:rsidR="00617E7F">
        <w:lastRenderedPageBreak/>
        <w:t>Aufgabenstellung</w:t>
      </w:r>
      <w:bookmarkEnd w:id="9"/>
    </w:p>
    <w:p w14:paraId="3AE1A956" w14:textId="6F6A44EB" w:rsidR="00685013" w:rsidRPr="00685013" w:rsidRDefault="00685013" w:rsidP="00685013">
      <w:r>
        <w:br/>
        <w:t>In der Aufgabenstellung sind alle Informationen enthalten, welche für die Realisation der Vor-IPA notwendig sind.</w:t>
      </w:r>
    </w:p>
    <w:p w14:paraId="54A5A95D" w14:textId="400A969B" w:rsidR="0080118F" w:rsidRDefault="0080118F" w:rsidP="0080118F">
      <w:pPr>
        <w:pStyle w:val="berschrift2"/>
      </w:pPr>
      <w:bookmarkStart w:id="10" w:name="_Toc88727790"/>
      <w:r>
        <w:t>Thematik</w:t>
      </w:r>
      <w:bookmarkEnd w:id="10"/>
    </w:p>
    <w:p w14:paraId="1C75202E" w14:textId="661F5784" w:rsidR="00DA25DD" w:rsidRPr="00DA25DD" w:rsidRDefault="00DA25DD" w:rsidP="00DA25DD">
      <w:r>
        <w:t>Datenbank Web Applikation als Azure Cloud Docker Container</w:t>
      </w:r>
    </w:p>
    <w:p w14:paraId="71CA7AC6" w14:textId="5A448FD1" w:rsidR="0080118F" w:rsidRDefault="0080118F" w:rsidP="00617E7F">
      <w:pPr>
        <w:pStyle w:val="berschrift2"/>
      </w:pPr>
      <w:bookmarkStart w:id="11" w:name="_Toc88727791"/>
      <w:r>
        <w:t>Ausgangslage</w:t>
      </w:r>
      <w:bookmarkEnd w:id="11"/>
    </w:p>
    <w:p w14:paraId="0E1F4E37" w14:textId="75077BFA" w:rsidR="005A3BF3" w:rsidRPr="005A3BF3" w:rsidRDefault="00917B94" w:rsidP="005A3BF3">
      <w:r>
        <w:t>Im Rahmen des Werkstattunterrichts sollen für die laufenden Projekte viele Webservices und Datenbanken etc. in Zukunft in der Cloud laufen. Im Sinne der Wartbarkeit und Portabilität sollen diese Services als Docker Container laufen können. Um ausserdem die Sicherheit der verwendeten Datenbanken zu erhöhen, sollen diese hinter der Azure Firewall versteckt bleiben und nur von einem Webservice, der die einzige Schnittstelle zur Aussenwelt darstellt, ansteuerbar sein.</w:t>
      </w:r>
      <w:r w:rsidR="00BE27B4">
        <w:t xml:space="preserve"> </w:t>
      </w:r>
    </w:p>
    <w:p w14:paraId="0B27DDBD" w14:textId="5E12D6A5" w:rsidR="0080118F" w:rsidRDefault="0080118F" w:rsidP="0080118F">
      <w:pPr>
        <w:pStyle w:val="berschrift2"/>
      </w:pPr>
      <w:bookmarkStart w:id="12" w:name="_Toc88727792"/>
      <w:r>
        <w:t>Detaillierte Aufgabenstellung</w:t>
      </w:r>
      <w:bookmarkEnd w:id="12"/>
    </w:p>
    <w:p w14:paraId="295D314D" w14:textId="77777777" w:rsidR="00917B94" w:rsidRDefault="00917B94" w:rsidP="00917B94">
      <w:r w:rsidRPr="00917B94">
        <w:rPr>
          <w:b/>
          <w:bCs/>
        </w:rPr>
        <w:t>Zielbestimmungen:</w:t>
      </w:r>
      <w:r>
        <w:t xml:space="preserve"> </w:t>
      </w:r>
    </w:p>
    <w:p w14:paraId="2A2E2DB6" w14:textId="79DC6A3C" w:rsidR="00917B94" w:rsidRDefault="00917B94" w:rsidP="00917B94">
      <w:pPr>
        <w:rPr>
          <w:b/>
          <w:bCs/>
        </w:rPr>
      </w:pPr>
      <w:r w:rsidRPr="00917B94">
        <w:rPr>
          <w:b/>
          <w:bCs/>
        </w:rPr>
        <w:t>Musskriterien:</w:t>
      </w:r>
    </w:p>
    <w:tbl>
      <w:tblPr>
        <w:tblStyle w:val="Tabellenraster"/>
        <w:tblW w:w="0" w:type="auto"/>
        <w:tblLook w:val="04A0" w:firstRow="1" w:lastRow="0" w:firstColumn="1" w:lastColumn="0" w:noHBand="0" w:noVBand="1"/>
      </w:tblPr>
      <w:tblGrid>
        <w:gridCol w:w="4531"/>
        <w:gridCol w:w="4531"/>
      </w:tblGrid>
      <w:tr w:rsidR="005065B1" w14:paraId="4CB84A3E" w14:textId="77777777" w:rsidTr="00563925">
        <w:tc>
          <w:tcPr>
            <w:tcW w:w="4531" w:type="dxa"/>
            <w:shd w:val="clear" w:color="auto" w:fill="8EAADB" w:themeFill="accent1" w:themeFillTint="99"/>
          </w:tcPr>
          <w:p w14:paraId="73EE44D5" w14:textId="36D66072" w:rsidR="005065B1" w:rsidRPr="00FE7C00" w:rsidRDefault="005065B1" w:rsidP="00563925">
            <w:pPr>
              <w:rPr>
                <w:b/>
                <w:bCs/>
              </w:rPr>
            </w:pPr>
            <w:r>
              <w:rPr>
                <w:b/>
                <w:bCs/>
              </w:rPr>
              <w:t>ID</w:t>
            </w:r>
          </w:p>
        </w:tc>
        <w:tc>
          <w:tcPr>
            <w:tcW w:w="4531" w:type="dxa"/>
            <w:shd w:val="clear" w:color="auto" w:fill="8EAADB" w:themeFill="accent1" w:themeFillTint="99"/>
          </w:tcPr>
          <w:p w14:paraId="16D38C41" w14:textId="7A9F9FDB" w:rsidR="005065B1" w:rsidRPr="00FE7C00" w:rsidRDefault="005065B1" w:rsidP="00563925">
            <w:pPr>
              <w:rPr>
                <w:b/>
                <w:bCs/>
              </w:rPr>
            </w:pPr>
            <w:r>
              <w:rPr>
                <w:b/>
                <w:bCs/>
              </w:rPr>
              <w:t>MK</w:t>
            </w:r>
          </w:p>
        </w:tc>
      </w:tr>
      <w:tr w:rsidR="005065B1" w14:paraId="72A1CD57" w14:textId="77777777" w:rsidTr="00563925">
        <w:tc>
          <w:tcPr>
            <w:tcW w:w="4531" w:type="dxa"/>
          </w:tcPr>
          <w:p w14:paraId="550501F1" w14:textId="579E1C12" w:rsidR="005065B1" w:rsidRDefault="005065B1" w:rsidP="00563925">
            <w:r>
              <w:t>1</w:t>
            </w:r>
          </w:p>
        </w:tc>
        <w:tc>
          <w:tcPr>
            <w:tcW w:w="4531" w:type="dxa"/>
          </w:tcPr>
          <w:p w14:paraId="3C285716" w14:textId="7F3FB8FA" w:rsidR="005065B1" w:rsidRDefault="0049254B" w:rsidP="0049254B">
            <w:pPr>
              <w:pStyle w:val="Listenabsatz"/>
              <w:ind w:left="0"/>
            </w:pPr>
            <w:r>
              <w:t xml:space="preserve">Die in dieser Arbeit verwendeten Features von Docker Instanzen auf Azure Cloud sind analysiert und dokumentiert </w:t>
            </w:r>
          </w:p>
        </w:tc>
      </w:tr>
      <w:tr w:rsidR="005065B1" w14:paraId="0456997F" w14:textId="77777777" w:rsidTr="00563925">
        <w:tc>
          <w:tcPr>
            <w:tcW w:w="4531" w:type="dxa"/>
          </w:tcPr>
          <w:p w14:paraId="444F8774" w14:textId="2F282D0D" w:rsidR="005065B1" w:rsidRDefault="005065B1" w:rsidP="00563925">
            <w:r>
              <w:t>2</w:t>
            </w:r>
          </w:p>
        </w:tc>
        <w:tc>
          <w:tcPr>
            <w:tcW w:w="4531" w:type="dxa"/>
          </w:tcPr>
          <w:p w14:paraId="3A0C48EE" w14:textId="59B8C7C0" w:rsidR="005065B1" w:rsidRDefault="0049254B" w:rsidP="0049254B">
            <w:pPr>
              <w:pStyle w:val="Listenabsatz"/>
              <w:ind w:left="0"/>
            </w:pPr>
            <w:r>
              <w:t xml:space="preserve">Der Fokus des </w:t>
            </w:r>
            <w:proofErr w:type="spellStart"/>
            <w:r>
              <w:t>Dockercontainers</w:t>
            </w:r>
            <w:proofErr w:type="spellEnd"/>
            <w:r>
              <w:t xml:space="preserve"> liegt auf einer </w:t>
            </w:r>
            <w:proofErr w:type="spellStart"/>
            <w:r>
              <w:t>NodeJS</w:t>
            </w:r>
            <w:proofErr w:type="spellEnd"/>
            <w:r>
              <w:t xml:space="preserve">/Express JavaScript Web Applikation </w:t>
            </w:r>
          </w:p>
        </w:tc>
      </w:tr>
      <w:tr w:rsidR="005065B1" w14:paraId="061F1E37" w14:textId="77777777" w:rsidTr="00563925">
        <w:tc>
          <w:tcPr>
            <w:tcW w:w="4531" w:type="dxa"/>
          </w:tcPr>
          <w:p w14:paraId="094B581C" w14:textId="343A89F7" w:rsidR="005065B1" w:rsidRDefault="005065B1" w:rsidP="00563925">
            <w:r>
              <w:t>3</w:t>
            </w:r>
          </w:p>
        </w:tc>
        <w:tc>
          <w:tcPr>
            <w:tcW w:w="4531" w:type="dxa"/>
          </w:tcPr>
          <w:p w14:paraId="2A7FDBC7" w14:textId="20D3FA8D" w:rsidR="005065B1" w:rsidRDefault="0049254B" w:rsidP="0049254B">
            <w:pPr>
              <w:pStyle w:val="Listenabsatz"/>
              <w:ind w:left="0"/>
            </w:pPr>
            <w:r>
              <w:t xml:space="preserve">Die im Docker laufende Applikation muss von aussen per REST ansteuerbar sein </w:t>
            </w:r>
          </w:p>
        </w:tc>
      </w:tr>
      <w:tr w:rsidR="005065B1" w14:paraId="36F10512" w14:textId="77777777" w:rsidTr="00563925">
        <w:tc>
          <w:tcPr>
            <w:tcW w:w="4531" w:type="dxa"/>
          </w:tcPr>
          <w:p w14:paraId="72D6CAF1" w14:textId="33D619B0" w:rsidR="005065B1" w:rsidRDefault="005065B1" w:rsidP="00563925">
            <w:r>
              <w:t>4</w:t>
            </w:r>
          </w:p>
        </w:tc>
        <w:tc>
          <w:tcPr>
            <w:tcW w:w="4531" w:type="dxa"/>
          </w:tcPr>
          <w:p w14:paraId="73E73948" w14:textId="77777777" w:rsidR="0049254B" w:rsidRDefault="0049254B" w:rsidP="0049254B">
            <w:pPr>
              <w:pStyle w:val="Listenabsatz"/>
              <w:ind w:left="0"/>
            </w:pPr>
            <w:r>
              <w:t xml:space="preserve">Es soll eine für Lernende des 3. Lehrjahrs der Abteilung I verständliche, Schritt für Schritt Anleitung geschrieben werden, wie eine </w:t>
            </w:r>
            <w:proofErr w:type="spellStart"/>
            <w:r>
              <w:t>NodeJS</w:t>
            </w:r>
            <w:proofErr w:type="spellEnd"/>
            <w:r>
              <w:t xml:space="preserve">/Express JavaScript Webapplikation als </w:t>
            </w:r>
            <w:proofErr w:type="spellStart"/>
            <w:r>
              <w:t>Dockercontainer</w:t>
            </w:r>
            <w:proofErr w:type="spellEnd"/>
            <w:r>
              <w:t xml:space="preserve"> in der Cloud verfügbar gemacht werden kann </w:t>
            </w:r>
          </w:p>
          <w:p w14:paraId="35346AC6" w14:textId="00DB2DE3" w:rsidR="005065B1" w:rsidRDefault="005065B1" w:rsidP="00563925">
            <w:pPr>
              <w:keepNext/>
            </w:pPr>
          </w:p>
        </w:tc>
      </w:tr>
      <w:tr w:rsidR="0049254B" w14:paraId="4AE8023F" w14:textId="77777777" w:rsidTr="00563925">
        <w:tc>
          <w:tcPr>
            <w:tcW w:w="4531" w:type="dxa"/>
          </w:tcPr>
          <w:p w14:paraId="3160BA70" w14:textId="59A1BC93" w:rsidR="0049254B" w:rsidRDefault="0049254B" w:rsidP="00563925">
            <w:r>
              <w:t xml:space="preserve">5 </w:t>
            </w:r>
          </w:p>
        </w:tc>
        <w:tc>
          <w:tcPr>
            <w:tcW w:w="4531" w:type="dxa"/>
          </w:tcPr>
          <w:p w14:paraId="66DD17D4" w14:textId="4AA85325" w:rsidR="0049254B" w:rsidRDefault="0049254B" w:rsidP="0049254B">
            <w:pPr>
              <w:pStyle w:val="Listenabsatz"/>
              <w:ind w:left="0"/>
            </w:pPr>
            <w:r>
              <w:t xml:space="preserve">Es soll eine einfache MySQL Datenbank in Azure konfiguriert werden, welche von der Webapplikation angesteuert wird </w:t>
            </w:r>
          </w:p>
        </w:tc>
      </w:tr>
      <w:tr w:rsidR="0049254B" w14:paraId="6C6DE8C2" w14:textId="77777777" w:rsidTr="00563925">
        <w:tc>
          <w:tcPr>
            <w:tcW w:w="4531" w:type="dxa"/>
          </w:tcPr>
          <w:p w14:paraId="2C325E46" w14:textId="45005A1F" w:rsidR="0049254B" w:rsidRDefault="0049254B" w:rsidP="00563925">
            <w:r>
              <w:t>6</w:t>
            </w:r>
          </w:p>
        </w:tc>
        <w:tc>
          <w:tcPr>
            <w:tcW w:w="4531" w:type="dxa"/>
          </w:tcPr>
          <w:p w14:paraId="23576FEF" w14:textId="368A83E4" w:rsidR="0049254B" w:rsidRDefault="0049254B" w:rsidP="0049254B">
            <w:pPr>
              <w:pStyle w:val="Listenabsatz"/>
              <w:ind w:left="0"/>
            </w:pPr>
            <w:r>
              <w:t xml:space="preserve">Man muss Daten von aussen per REST an die Webapplikation senden können (Post), welche diese in der MySQL Datenbank abspeichert </w:t>
            </w:r>
          </w:p>
        </w:tc>
      </w:tr>
      <w:tr w:rsidR="0049254B" w14:paraId="34DE08B2" w14:textId="77777777" w:rsidTr="00563925">
        <w:tc>
          <w:tcPr>
            <w:tcW w:w="4531" w:type="dxa"/>
          </w:tcPr>
          <w:p w14:paraId="55757738" w14:textId="398E3FB6" w:rsidR="0049254B" w:rsidRDefault="0049254B" w:rsidP="00563925">
            <w:r>
              <w:lastRenderedPageBreak/>
              <w:t>7</w:t>
            </w:r>
          </w:p>
        </w:tc>
        <w:tc>
          <w:tcPr>
            <w:tcW w:w="4531" w:type="dxa"/>
          </w:tcPr>
          <w:p w14:paraId="166B7E6E" w14:textId="7AF2864F" w:rsidR="0049254B" w:rsidRDefault="0049254B" w:rsidP="0049254B">
            <w:pPr>
              <w:pStyle w:val="Listenabsatz"/>
              <w:ind w:left="0"/>
            </w:pPr>
            <w:r>
              <w:t>Man muss von aussen dieselben Daten, welche zuvor in der Datenbank gespeichert wurden, wieder per REST (</w:t>
            </w:r>
            <w:proofErr w:type="spellStart"/>
            <w:r>
              <w:t>Get</w:t>
            </w:r>
            <w:proofErr w:type="spellEnd"/>
            <w:r>
              <w:t xml:space="preserve">) abholen können </w:t>
            </w:r>
          </w:p>
        </w:tc>
      </w:tr>
      <w:tr w:rsidR="0049254B" w14:paraId="317D788C" w14:textId="77777777" w:rsidTr="00563925">
        <w:tc>
          <w:tcPr>
            <w:tcW w:w="4531" w:type="dxa"/>
          </w:tcPr>
          <w:p w14:paraId="52FF1AB0" w14:textId="35865C37" w:rsidR="0049254B" w:rsidRDefault="0049254B" w:rsidP="00563925">
            <w:r>
              <w:t>8</w:t>
            </w:r>
          </w:p>
        </w:tc>
        <w:tc>
          <w:tcPr>
            <w:tcW w:w="4531" w:type="dxa"/>
          </w:tcPr>
          <w:p w14:paraId="1FAFAC9B" w14:textId="162257DE" w:rsidR="0049254B" w:rsidRDefault="0049254B" w:rsidP="0049254B">
            <w:r>
              <w:t xml:space="preserve">Die Webapplikation muss </w:t>
            </w:r>
            <w:proofErr w:type="gramStart"/>
            <w:r>
              <w:t xml:space="preserve">mit </w:t>
            </w:r>
            <w:r w:rsidR="00146F96">
              <w:t xml:space="preserve"> Unitt</w:t>
            </w:r>
            <w:r>
              <w:t>ests</w:t>
            </w:r>
            <w:proofErr w:type="gramEnd"/>
            <w:r>
              <w:t xml:space="preserve"> getestet sein.</w:t>
            </w:r>
          </w:p>
        </w:tc>
      </w:tr>
    </w:tbl>
    <w:p w14:paraId="7D3F5C2C" w14:textId="77777777" w:rsidR="00917B94" w:rsidRDefault="00917B94" w:rsidP="00917B94">
      <w:pPr>
        <w:pStyle w:val="Listenabsatz"/>
      </w:pPr>
    </w:p>
    <w:p w14:paraId="1A06276D" w14:textId="77777777" w:rsidR="00917B94" w:rsidRPr="00917B94" w:rsidRDefault="00917B94" w:rsidP="00917B94">
      <w:pPr>
        <w:rPr>
          <w:b/>
          <w:bCs/>
        </w:rPr>
      </w:pPr>
      <w:r w:rsidRPr="00917B94">
        <w:rPr>
          <w:b/>
          <w:bCs/>
        </w:rPr>
        <w:t xml:space="preserve">Abgrenzungskriterien: </w:t>
      </w:r>
    </w:p>
    <w:p w14:paraId="5B0C91FA" w14:textId="67DA3D9F" w:rsidR="00917B94" w:rsidRDefault="00917B94" w:rsidP="00917B94">
      <w:pPr>
        <w:pStyle w:val="Listenabsatz"/>
        <w:numPr>
          <w:ilvl w:val="0"/>
          <w:numId w:val="13"/>
        </w:numPr>
      </w:pPr>
      <w:r>
        <w:t xml:space="preserve">Es reicht, wenn die Webapplikation einen einzigen REST Endpunkt hat, da der Fokus auf der Machbarkeit und nicht auf der eigentlichen Funktion liegt. </w:t>
      </w:r>
    </w:p>
    <w:p w14:paraId="6697154E" w14:textId="4D908ABB" w:rsidR="00917B94" w:rsidRDefault="00917B94" w:rsidP="00917B94">
      <w:pPr>
        <w:pStyle w:val="Listenabsatz"/>
        <w:numPr>
          <w:ilvl w:val="0"/>
          <w:numId w:val="13"/>
        </w:numPr>
      </w:pPr>
      <w:r>
        <w:t xml:space="preserve">Das Bereitstellen des Containers mit der Webapplikation in der Cloud kann wahlweise manuell oder per Skript erfolgen </w:t>
      </w:r>
    </w:p>
    <w:p w14:paraId="5F5FAC8B" w14:textId="04448A9D" w:rsidR="00917B94" w:rsidRDefault="00917B94" w:rsidP="00917B94">
      <w:pPr>
        <w:pStyle w:val="Listenabsatz"/>
        <w:numPr>
          <w:ilvl w:val="0"/>
          <w:numId w:val="13"/>
        </w:numPr>
      </w:pPr>
      <w:r>
        <w:t xml:space="preserve">Der Aufbau der MySQL Tabellen und Daten sind nicht wichtig und daher frei wählbar. Diese müssen nur von der Webapplikation verwendet werden können. </w:t>
      </w:r>
    </w:p>
    <w:p w14:paraId="78E56DFA" w14:textId="6F319387" w:rsidR="00917B94" w:rsidRDefault="00917B94" w:rsidP="00917B94">
      <w:pPr>
        <w:pStyle w:val="Listenabsatz"/>
        <w:numPr>
          <w:ilvl w:val="0"/>
          <w:numId w:val="13"/>
        </w:numPr>
      </w:pPr>
      <w:r>
        <w:t xml:space="preserve">Das Ansteuern der REST Schnittstellen kann irgendwie erfolgen (z.B. Postman). Es muss nur deren korrekte Funktion gezeigt werden können. </w:t>
      </w:r>
    </w:p>
    <w:p w14:paraId="5C4C0F51" w14:textId="6CF472CF" w:rsidR="00917B94" w:rsidRPr="00917B94" w:rsidRDefault="00917B94" w:rsidP="00917B94">
      <w:pPr>
        <w:rPr>
          <w:b/>
          <w:bCs/>
        </w:rPr>
      </w:pPr>
      <w:r w:rsidRPr="00917B94">
        <w:rPr>
          <w:b/>
          <w:bCs/>
        </w:rPr>
        <w:t xml:space="preserve">Produkteinsatz: </w:t>
      </w:r>
    </w:p>
    <w:p w14:paraId="52B643B3" w14:textId="35501540" w:rsidR="00917B94" w:rsidRDefault="00917B94" w:rsidP="00917B94">
      <w:r w:rsidRPr="00917B94">
        <w:rPr>
          <w:b/>
          <w:bCs/>
        </w:rPr>
        <w:t>Anwendungsbereiche:</w:t>
      </w:r>
      <w:r>
        <w:t xml:space="preserve"> </w:t>
      </w:r>
    </w:p>
    <w:p w14:paraId="4458ACCF" w14:textId="77777777" w:rsidR="00917B94" w:rsidRDefault="00917B94" w:rsidP="00917B94">
      <w:pPr>
        <w:pStyle w:val="Listenabsatz"/>
        <w:numPr>
          <w:ilvl w:val="0"/>
          <w:numId w:val="13"/>
        </w:numPr>
      </w:pPr>
      <w:r>
        <w:t xml:space="preserve">Grundstein zur Verwendung cloudbasierter Lösung für laufende Projekte in der Werkstatt </w:t>
      </w:r>
    </w:p>
    <w:p w14:paraId="6FA28390" w14:textId="77777777" w:rsidR="00917B94" w:rsidRDefault="00917B94" w:rsidP="00917B94">
      <w:pPr>
        <w:pStyle w:val="Listenabsatz"/>
        <w:numPr>
          <w:ilvl w:val="0"/>
          <w:numId w:val="13"/>
        </w:numPr>
      </w:pPr>
    </w:p>
    <w:p w14:paraId="7ADF8738" w14:textId="18EA4D41" w:rsidR="00917B94" w:rsidRPr="00917B94" w:rsidRDefault="00917B94" w:rsidP="00917B94">
      <w:pPr>
        <w:rPr>
          <w:b/>
          <w:bCs/>
        </w:rPr>
      </w:pPr>
      <w:r w:rsidRPr="00917B94">
        <w:rPr>
          <w:b/>
          <w:bCs/>
        </w:rPr>
        <w:t xml:space="preserve">Zielgruppe: </w:t>
      </w:r>
    </w:p>
    <w:p w14:paraId="03F61B22" w14:textId="77777777" w:rsidR="00917B94" w:rsidRDefault="00917B94" w:rsidP="00917B94">
      <w:pPr>
        <w:pStyle w:val="Listenabsatz"/>
        <w:numPr>
          <w:ilvl w:val="0"/>
          <w:numId w:val="13"/>
        </w:numPr>
      </w:pPr>
      <w:r>
        <w:t xml:space="preserve">Lernende Abteilung I </w:t>
      </w:r>
    </w:p>
    <w:p w14:paraId="6A679B5D" w14:textId="462707C5" w:rsidR="00917B94" w:rsidRDefault="00917B94" w:rsidP="00917B94">
      <w:pPr>
        <w:pStyle w:val="Listenabsatz"/>
      </w:pPr>
      <w:r>
        <w:t xml:space="preserve"> </w:t>
      </w:r>
    </w:p>
    <w:p w14:paraId="64590429" w14:textId="440540A7" w:rsidR="00917B94" w:rsidRPr="00917B94" w:rsidRDefault="00917B94" w:rsidP="00917B94">
      <w:pPr>
        <w:rPr>
          <w:b/>
          <w:bCs/>
        </w:rPr>
      </w:pPr>
      <w:r w:rsidRPr="00917B94">
        <w:rPr>
          <w:b/>
          <w:bCs/>
        </w:rPr>
        <w:t>Produktumgebung</w:t>
      </w:r>
      <w:r>
        <w:rPr>
          <w:b/>
          <w:bCs/>
        </w:rPr>
        <w:t>:</w:t>
      </w:r>
    </w:p>
    <w:p w14:paraId="56436F72" w14:textId="6928FC04" w:rsidR="00917B94" w:rsidRPr="00917B94" w:rsidRDefault="00917B94" w:rsidP="00917B94">
      <w:pPr>
        <w:rPr>
          <w:b/>
          <w:bCs/>
        </w:rPr>
      </w:pPr>
      <w:r w:rsidRPr="00917B94">
        <w:rPr>
          <w:b/>
          <w:bCs/>
        </w:rPr>
        <w:t xml:space="preserve">Software: </w:t>
      </w:r>
    </w:p>
    <w:p w14:paraId="3C697CDF" w14:textId="5C32CB86" w:rsidR="00917B94" w:rsidRDefault="00917B94" w:rsidP="00917B94">
      <w:pPr>
        <w:pStyle w:val="Listenabsatz"/>
        <w:numPr>
          <w:ilvl w:val="0"/>
          <w:numId w:val="13"/>
        </w:numPr>
      </w:pPr>
      <w:r>
        <w:t xml:space="preserve">JavaScript </w:t>
      </w:r>
    </w:p>
    <w:p w14:paraId="2A9B2214" w14:textId="1964509A" w:rsidR="00917B94" w:rsidRDefault="00917B94" w:rsidP="00917B94">
      <w:pPr>
        <w:pStyle w:val="Listenabsatz"/>
        <w:numPr>
          <w:ilvl w:val="0"/>
          <w:numId w:val="13"/>
        </w:numPr>
      </w:pPr>
      <w:r>
        <w:t xml:space="preserve">Azure Cloud </w:t>
      </w:r>
    </w:p>
    <w:p w14:paraId="657EEEC2" w14:textId="77777777" w:rsidR="00917B94" w:rsidRPr="00917B94" w:rsidRDefault="00917B94" w:rsidP="00917B94">
      <w:pPr>
        <w:rPr>
          <w:b/>
          <w:bCs/>
        </w:rPr>
      </w:pPr>
      <w:r w:rsidRPr="00917B94">
        <w:rPr>
          <w:b/>
          <w:bCs/>
        </w:rPr>
        <w:t xml:space="preserve">Hardware: </w:t>
      </w:r>
    </w:p>
    <w:p w14:paraId="4D780A2B" w14:textId="38BC30F1" w:rsidR="00917B94" w:rsidRDefault="00917B94" w:rsidP="00917B94">
      <w:pPr>
        <w:pStyle w:val="Listenabsatz"/>
        <w:numPr>
          <w:ilvl w:val="0"/>
          <w:numId w:val="13"/>
        </w:numPr>
      </w:pPr>
      <w:r>
        <w:t xml:space="preserve">Arbeitslaptop </w:t>
      </w:r>
    </w:p>
    <w:p w14:paraId="71D2DA63" w14:textId="77777777" w:rsidR="00917B94" w:rsidRDefault="00917B94" w:rsidP="00917B94"/>
    <w:p w14:paraId="41A89EF7" w14:textId="112AF435" w:rsidR="00917B94" w:rsidRPr="004A5BBF" w:rsidRDefault="00917B94" w:rsidP="00917B94">
      <w:pPr>
        <w:rPr>
          <w:b/>
          <w:bCs/>
        </w:rPr>
      </w:pPr>
      <w:r w:rsidRPr="004A5BBF">
        <w:rPr>
          <w:b/>
          <w:bCs/>
        </w:rPr>
        <w:t>Produktfunktionen:</w:t>
      </w:r>
    </w:p>
    <w:p w14:paraId="37E74DE7" w14:textId="3FA456AF" w:rsidR="00917B94" w:rsidRDefault="00917B94" w:rsidP="00917B94"/>
    <w:p w14:paraId="1E9E4128" w14:textId="77777777" w:rsidR="00917B94" w:rsidRPr="00917B94" w:rsidRDefault="00917B94" w:rsidP="00917B94"/>
    <w:p w14:paraId="0FC000C9" w14:textId="5F0371C0" w:rsidR="0080118F" w:rsidRDefault="0080118F" w:rsidP="0080118F">
      <w:pPr>
        <w:pStyle w:val="berschrift2"/>
      </w:pPr>
      <w:bookmarkStart w:id="13" w:name="_Toc88727793"/>
      <w:r>
        <w:t>Mittel und Methoden</w:t>
      </w:r>
      <w:bookmarkEnd w:id="13"/>
    </w:p>
    <w:p w14:paraId="743C4BF7" w14:textId="3ED657C0" w:rsidR="004A5BBF" w:rsidRDefault="004A5BBF" w:rsidP="004A5BBF">
      <w:pPr>
        <w:pStyle w:val="Listenabsatz"/>
        <w:numPr>
          <w:ilvl w:val="0"/>
          <w:numId w:val="13"/>
        </w:numPr>
      </w:pPr>
      <w:r>
        <w:t xml:space="preserve">Projektmethode Hermes 5.1 </w:t>
      </w:r>
    </w:p>
    <w:p w14:paraId="63B367D7" w14:textId="77777777" w:rsidR="004A5BBF" w:rsidRDefault="004A5BBF" w:rsidP="004A5BBF">
      <w:pPr>
        <w:pStyle w:val="Listenabsatz"/>
        <w:numPr>
          <w:ilvl w:val="0"/>
          <w:numId w:val="13"/>
        </w:numPr>
      </w:pPr>
      <w:r>
        <w:t xml:space="preserve">Azure Docker </w:t>
      </w:r>
    </w:p>
    <w:p w14:paraId="5FD9D759" w14:textId="77777777" w:rsidR="004A5BBF" w:rsidRDefault="004A5BBF" w:rsidP="004A5BBF">
      <w:pPr>
        <w:pStyle w:val="Listenabsatz"/>
        <w:numPr>
          <w:ilvl w:val="0"/>
          <w:numId w:val="13"/>
        </w:numPr>
      </w:pPr>
      <w:r>
        <w:t xml:space="preserve">MySQL Datenbank </w:t>
      </w:r>
    </w:p>
    <w:p w14:paraId="38E24ADE" w14:textId="2F74A7A8" w:rsidR="00BE27B4" w:rsidRDefault="004A5BBF" w:rsidP="004A5BBF">
      <w:pPr>
        <w:pStyle w:val="Listenabsatz"/>
        <w:numPr>
          <w:ilvl w:val="0"/>
          <w:numId w:val="13"/>
        </w:numPr>
      </w:pPr>
      <w:r>
        <w:lastRenderedPageBreak/>
        <w:t>JavaScript</w:t>
      </w:r>
    </w:p>
    <w:p w14:paraId="2950A1EA" w14:textId="77777777" w:rsidR="004A5BBF" w:rsidRDefault="004A5BBF" w:rsidP="004A5BBF">
      <w:pPr>
        <w:pStyle w:val="Listenabsatz"/>
      </w:pPr>
    </w:p>
    <w:p w14:paraId="51D62676" w14:textId="2965DDA2" w:rsidR="0080118F" w:rsidRDefault="0080118F" w:rsidP="0080118F">
      <w:pPr>
        <w:pStyle w:val="berschrift2"/>
      </w:pPr>
      <w:bookmarkStart w:id="14" w:name="_Toc88727794"/>
      <w:r>
        <w:t>Vorkenntnisse</w:t>
      </w:r>
      <w:bookmarkEnd w:id="14"/>
    </w:p>
    <w:p w14:paraId="43F448A6" w14:textId="0D93D602" w:rsidR="00FE7C00" w:rsidRDefault="00FE7C00" w:rsidP="00FE7C00"/>
    <w:tbl>
      <w:tblPr>
        <w:tblStyle w:val="Tabellenraster"/>
        <w:tblW w:w="0" w:type="auto"/>
        <w:tblLook w:val="04A0" w:firstRow="1" w:lastRow="0" w:firstColumn="1" w:lastColumn="0" w:noHBand="0" w:noVBand="1"/>
      </w:tblPr>
      <w:tblGrid>
        <w:gridCol w:w="4531"/>
        <w:gridCol w:w="4531"/>
      </w:tblGrid>
      <w:tr w:rsidR="00FE7C00" w14:paraId="7E593BAB" w14:textId="77777777" w:rsidTr="00FE7C00">
        <w:tc>
          <w:tcPr>
            <w:tcW w:w="4531" w:type="dxa"/>
            <w:shd w:val="clear" w:color="auto" w:fill="8EAADB" w:themeFill="accent1" w:themeFillTint="99"/>
          </w:tcPr>
          <w:p w14:paraId="12038FE8" w14:textId="199DC92A" w:rsidR="00FE7C00" w:rsidRPr="00FE7C00" w:rsidRDefault="00FE7C00" w:rsidP="00FE7C00">
            <w:pPr>
              <w:rPr>
                <w:b/>
                <w:bCs/>
              </w:rPr>
            </w:pPr>
            <w:r>
              <w:rPr>
                <w:b/>
                <w:bCs/>
              </w:rPr>
              <w:t>Bereich</w:t>
            </w:r>
          </w:p>
        </w:tc>
        <w:tc>
          <w:tcPr>
            <w:tcW w:w="4531" w:type="dxa"/>
            <w:shd w:val="clear" w:color="auto" w:fill="8EAADB" w:themeFill="accent1" w:themeFillTint="99"/>
          </w:tcPr>
          <w:p w14:paraId="2DB470D4" w14:textId="16A2C33D" w:rsidR="00FE7C00" w:rsidRPr="00FE7C00" w:rsidRDefault="0097296F" w:rsidP="00FE7C00">
            <w:pPr>
              <w:rPr>
                <w:b/>
                <w:bCs/>
              </w:rPr>
            </w:pPr>
            <w:r>
              <w:rPr>
                <w:b/>
                <w:bCs/>
              </w:rPr>
              <w:t>Kenntnisse</w:t>
            </w:r>
          </w:p>
        </w:tc>
      </w:tr>
      <w:tr w:rsidR="00FE7C00" w14:paraId="09BD69B7" w14:textId="77777777" w:rsidTr="00FE7C00">
        <w:tc>
          <w:tcPr>
            <w:tcW w:w="4531" w:type="dxa"/>
          </w:tcPr>
          <w:p w14:paraId="40531A57" w14:textId="143823B2" w:rsidR="00FE7C00" w:rsidRDefault="00FE5989" w:rsidP="00FE7C00">
            <w:r>
              <w:t>MySQL</w:t>
            </w:r>
          </w:p>
        </w:tc>
        <w:tc>
          <w:tcPr>
            <w:tcW w:w="4531" w:type="dxa"/>
          </w:tcPr>
          <w:p w14:paraId="4F2641F6" w14:textId="2484703A" w:rsidR="00FE7C00" w:rsidRDefault="00FE5989" w:rsidP="00FE7C00">
            <w:r>
              <w:t xml:space="preserve">In mehreren Informatikmodulen wurde mit MySQL Datenbanken gearbeitet. </w:t>
            </w:r>
            <w:r w:rsidR="00DC5485">
              <w:t>Darüber hinaus wurde mit anderen SQL basierten Datenbanken gearbeitet.</w:t>
            </w:r>
          </w:p>
        </w:tc>
      </w:tr>
      <w:tr w:rsidR="00FE7C00" w14:paraId="4163B7C4" w14:textId="77777777" w:rsidTr="00FE7C00">
        <w:tc>
          <w:tcPr>
            <w:tcW w:w="4531" w:type="dxa"/>
          </w:tcPr>
          <w:p w14:paraId="01966888" w14:textId="7859B94B" w:rsidR="00FE7C00" w:rsidRDefault="00DC5485" w:rsidP="00FE7C00">
            <w:r>
              <w:t>JavaScript</w:t>
            </w:r>
          </w:p>
        </w:tc>
        <w:tc>
          <w:tcPr>
            <w:tcW w:w="4531" w:type="dxa"/>
          </w:tcPr>
          <w:p w14:paraId="0234DF35" w14:textId="5C84D584" w:rsidR="00FE7C00" w:rsidRDefault="00DC5485" w:rsidP="00FE7C00">
            <w:r>
              <w:t>In zwei Webmodulen kam JavaScript zum Einsatz, darüber hinaus in einigen Werkstatt-Projekten.</w:t>
            </w:r>
          </w:p>
        </w:tc>
      </w:tr>
      <w:tr w:rsidR="00FE7C00" w14:paraId="27FEC304" w14:textId="77777777" w:rsidTr="00FE7C00">
        <w:tc>
          <w:tcPr>
            <w:tcW w:w="4531" w:type="dxa"/>
          </w:tcPr>
          <w:p w14:paraId="54E7F4AC" w14:textId="7181C362" w:rsidR="00FE7C00" w:rsidRDefault="00DC5485" w:rsidP="00FE7C00">
            <w:proofErr w:type="spellStart"/>
            <w:r>
              <w:t>NodeJS</w:t>
            </w:r>
            <w:proofErr w:type="spellEnd"/>
            <w:r>
              <w:t>/Express</w:t>
            </w:r>
          </w:p>
        </w:tc>
        <w:tc>
          <w:tcPr>
            <w:tcW w:w="4531" w:type="dxa"/>
          </w:tcPr>
          <w:p w14:paraId="61A23CAE" w14:textId="4EC6E71E" w:rsidR="00FE7C00" w:rsidRDefault="00DC5485" w:rsidP="00FE7C00">
            <w:r>
              <w:t>Im Rahmen der Werkstatt</w:t>
            </w:r>
            <w:r w:rsidR="00842ECA">
              <w:t xml:space="preserve"> 3. Lehrjahr wurde teilweise mit </w:t>
            </w:r>
            <w:proofErr w:type="spellStart"/>
            <w:r w:rsidR="00842ECA">
              <w:t>NodeJS</w:t>
            </w:r>
            <w:proofErr w:type="spellEnd"/>
            <w:r w:rsidR="00842ECA">
              <w:t>/Express gearbeitet.</w:t>
            </w:r>
          </w:p>
        </w:tc>
      </w:tr>
      <w:tr w:rsidR="00FE7C00" w14:paraId="34C90778" w14:textId="77777777" w:rsidTr="00FE7C00">
        <w:tc>
          <w:tcPr>
            <w:tcW w:w="4531" w:type="dxa"/>
          </w:tcPr>
          <w:p w14:paraId="663A299F" w14:textId="57D487A4" w:rsidR="00FE7C00" w:rsidRDefault="0097296F" w:rsidP="00FE7C00">
            <w:r>
              <w:t>PHP</w:t>
            </w:r>
          </w:p>
        </w:tc>
        <w:tc>
          <w:tcPr>
            <w:tcW w:w="4531" w:type="dxa"/>
          </w:tcPr>
          <w:p w14:paraId="605B9752" w14:textId="5B980E35" w:rsidR="00FE7C00" w:rsidRDefault="0097296F" w:rsidP="001F158C">
            <w:pPr>
              <w:keepNext/>
            </w:pPr>
            <w:r>
              <w:t>Im Modul 153 wurde ich mit den Basics von PHP vertraut gemacht.</w:t>
            </w:r>
          </w:p>
        </w:tc>
      </w:tr>
    </w:tbl>
    <w:p w14:paraId="7B85CC10" w14:textId="1ACAA9BD" w:rsidR="00FE7C00" w:rsidRPr="00FE7C00" w:rsidRDefault="001F158C" w:rsidP="001F158C">
      <w:pPr>
        <w:pStyle w:val="Beschriftung"/>
      </w:pPr>
      <w:bookmarkStart w:id="15" w:name="_Toc88468790"/>
      <w:r>
        <w:t xml:space="preserve">Tabelle </w:t>
      </w:r>
      <w:r w:rsidR="0034038F">
        <w:fldChar w:fldCharType="begin"/>
      </w:r>
      <w:r w:rsidR="0034038F">
        <w:instrText xml:space="preserve"> SEQ Tabelle \* ARABIC </w:instrText>
      </w:r>
      <w:r w:rsidR="0034038F">
        <w:fldChar w:fldCharType="separate"/>
      </w:r>
      <w:r w:rsidR="00E2796F">
        <w:rPr>
          <w:noProof/>
        </w:rPr>
        <w:t>1</w:t>
      </w:r>
      <w:r w:rsidR="0034038F">
        <w:rPr>
          <w:noProof/>
        </w:rPr>
        <w:fldChar w:fldCharType="end"/>
      </w:r>
      <w:r w:rsidR="00667EF9">
        <w:t>: Vorkenntnisse</w:t>
      </w:r>
      <w:bookmarkEnd w:id="15"/>
    </w:p>
    <w:p w14:paraId="6CFEF759" w14:textId="40FCC72B" w:rsidR="0080118F" w:rsidRDefault="0080118F" w:rsidP="0080118F">
      <w:pPr>
        <w:pStyle w:val="berschrift2"/>
      </w:pPr>
      <w:bookmarkStart w:id="16" w:name="_Toc88727795"/>
      <w:r>
        <w:t>Vorarbeiten</w:t>
      </w:r>
      <w:bookmarkEnd w:id="16"/>
    </w:p>
    <w:p w14:paraId="6596F8A0" w14:textId="5BDF26B2" w:rsidR="0080118F" w:rsidRDefault="00842ECA" w:rsidP="00842ECA">
      <w:r w:rsidRPr="00842ECA">
        <w:t xml:space="preserve">Erstellen eines eigenen Azure </w:t>
      </w:r>
      <w:proofErr w:type="spellStart"/>
      <w:r w:rsidRPr="00842ECA">
        <w:t>Active</w:t>
      </w:r>
      <w:proofErr w:type="spellEnd"/>
      <w:r w:rsidRPr="00842ECA">
        <w:t xml:space="preserve"> Directory und das Verschieben der Schullizenz darauf. </w:t>
      </w:r>
      <w:r w:rsidR="0080118F" w:rsidRPr="00842ECA">
        <w:t>Neue Lerninhalte</w:t>
      </w:r>
      <w:r w:rsidR="00B06005">
        <w:t>.</w:t>
      </w:r>
    </w:p>
    <w:p w14:paraId="3EAEC43E" w14:textId="4CC6887E" w:rsidR="000E5E9A" w:rsidRDefault="000E5E9A" w:rsidP="000E5E9A">
      <w:pPr>
        <w:pStyle w:val="berschrift2"/>
      </w:pPr>
      <w:bookmarkStart w:id="17" w:name="_Toc88727796"/>
      <w:r>
        <w:t>Neue Lerninhalte</w:t>
      </w:r>
      <w:bookmarkEnd w:id="17"/>
    </w:p>
    <w:p w14:paraId="776F3824" w14:textId="34F1701C" w:rsidR="000E5E9A" w:rsidRPr="000E5E9A" w:rsidRDefault="000E5E9A" w:rsidP="000E5E9A">
      <w:r>
        <w:t>Azure Cloud, Docker</w:t>
      </w:r>
    </w:p>
    <w:p w14:paraId="41BEC8BF" w14:textId="4C60EF1F" w:rsidR="006C5BD9" w:rsidRDefault="006C5BD9" w:rsidP="006C5BD9">
      <w:pPr>
        <w:pStyle w:val="berschrift2"/>
      </w:pPr>
      <w:bookmarkStart w:id="18" w:name="_Toc88727797"/>
      <w:r>
        <w:t>Arbeiten in den letzten 6 Monaten</w:t>
      </w:r>
      <w:bookmarkEnd w:id="18"/>
    </w:p>
    <w:p w14:paraId="0E996F82" w14:textId="7314E68C" w:rsidR="006C5BD9" w:rsidRPr="006C5BD9" w:rsidRDefault="000E5E9A" w:rsidP="006C5BD9">
      <w:r>
        <w:t xml:space="preserve">Initialisierungsphase Projekt „Lernende Dashboard“ </w:t>
      </w:r>
      <w:r w:rsidR="00D01D55">
        <w:br w:type="page"/>
      </w:r>
    </w:p>
    <w:p w14:paraId="2708808A" w14:textId="5E1A9FA8" w:rsidR="0080118F" w:rsidRDefault="0080118F" w:rsidP="0080118F">
      <w:pPr>
        <w:pStyle w:val="berschrift1"/>
      </w:pPr>
      <w:bookmarkStart w:id="19" w:name="_Toc88727798"/>
      <w:r>
        <w:lastRenderedPageBreak/>
        <w:t>Standards</w:t>
      </w:r>
      <w:bookmarkEnd w:id="19"/>
    </w:p>
    <w:p w14:paraId="58BABCDE" w14:textId="5AE8EE09" w:rsidR="004919C6" w:rsidRDefault="009200EE" w:rsidP="004919C6">
      <w:r>
        <w:t xml:space="preserve">In diesem Kapitel werden </w:t>
      </w:r>
      <w:r w:rsidR="00B656AB">
        <w:t xml:space="preserve">verschieden Standards hinsichtlich der </w:t>
      </w:r>
      <w:r w:rsidR="008E7F83">
        <w:t>Formatierung und</w:t>
      </w:r>
      <w:r w:rsidR="00BF3977">
        <w:t xml:space="preserve"> des Projekt</w:t>
      </w:r>
      <w:r w:rsidR="00D5537D">
        <w:t xml:space="preserve">vorgehens festgelegt. </w:t>
      </w:r>
      <w:r w:rsidR="003807FE">
        <w:t xml:space="preserve">Einige Standards wie z.B. die Projektmethode werden von der Technischen Fachschule </w:t>
      </w:r>
      <w:r w:rsidR="007B0F69">
        <w:t>vorgegeben, während and</w:t>
      </w:r>
      <w:r w:rsidR="00B81F6B">
        <w:t>ere vom Kandidaten festgelegt werden</w:t>
      </w:r>
      <w:r w:rsidR="007B0F69">
        <w:t>.</w:t>
      </w:r>
    </w:p>
    <w:p w14:paraId="71EB9E0E" w14:textId="77777777" w:rsidR="00B81F6B" w:rsidRDefault="00B81F6B" w:rsidP="004919C6"/>
    <w:p w14:paraId="20367F08" w14:textId="77777777" w:rsidR="00B81F6B" w:rsidRDefault="00B81F6B" w:rsidP="00B81F6B"/>
    <w:tbl>
      <w:tblPr>
        <w:tblStyle w:val="Tabellenraster"/>
        <w:tblW w:w="0" w:type="auto"/>
        <w:tblLook w:val="04A0" w:firstRow="1" w:lastRow="0" w:firstColumn="1" w:lastColumn="0" w:noHBand="0" w:noVBand="1"/>
      </w:tblPr>
      <w:tblGrid>
        <w:gridCol w:w="4531"/>
        <w:gridCol w:w="4531"/>
      </w:tblGrid>
      <w:tr w:rsidR="00B81F6B" w14:paraId="521483A9" w14:textId="77777777" w:rsidTr="001D5D7E">
        <w:tc>
          <w:tcPr>
            <w:tcW w:w="4531" w:type="dxa"/>
            <w:shd w:val="clear" w:color="auto" w:fill="8EAADB" w:themeFill="accent1" w:themeFillTint="99"/>
          </w:tcPr>
          <w:p w14:paraId="65B4076F" w14:textId="534CB9FC" w:rsidR="00B81F6B" w:rsidRPr="00FE7C00" w:rsidRDefault="00F024A7" w:rsidP="001D5D7E">
            <w:pPr>
              <w:rPr>
                <w:b/>
                <w:bCs/>
              </w:rPr>
            </w:pPr>
            <w:r>
              <w:rPr>
                <w:b/>
                <w:bCs/>
              </w:rPr>
              <w:t xml:space="preserve">Standards </w:t>
            </w:r>
          </w:p>
        </w:tc>
        <w:tc>
          <w:tcPr>
            <w:tcW w:w="4531" w:type="dxa"/>
            <w:shd w:val="clear" w:color="auto" w:fill="8EAADB" w:themeFill="accent1" w:themeFillTint="99"/>
          </w:tcPr>
          <w:p w14:paraId="468E09A3" w14:textId="77777777" w:rsidR="00B81F6B" w:rsidRPr="00FE7C00" w:rsidRDefault="00B81F6B" w:rsidP="001D5D7E">
            <w:pPr>
              <w:rPr>
                <w:b/>
                <w:bCs/>
              </w:rPr>
            </w:pPr>
            <w:r>
              <w:rPr>
                <w:b/>
                <w:bCs/>
              </w:rPr>
              <w:t>Beschreibung</w:t>
            </w:r>
          </w:p>
        </w:tc>
      </w:tr>
      <w:tr w:rsidR="00B81F6B" w14:paraId="59D8EEBF" w14:textId="77777777" w:rsidTr="001D5D7E">
        <w:tc>
          <w:tcPr>
            <w:tcW w:w="4531" w:type="dxa"/>
          </w:tcPr>
          <w:p w14:paraId="7900861C" w14:textId="35EEEE98" w:rsidR="00B81F6B" w:rsidRDefault="00F024A7" w:rsidP="001D5D7E">
            <w:r>
              <w:rPr>
                <w:b/>
                <w:bCs/>
              </w:rPr>
              <w:t xml:space="preserve">Dokumentvorlage </w:t>
            </w:r>
          </w:p>
        </w:tc>
        <w:tc>
          <w:tcPr>
            <w:tcW w:w="4531" w:type="dxa"/>
          </w:tcPr>
          <w:p w14:paraId="2425D13E" w14:textId="73BA223F" w:rsidR="00B81F6B" w:rsidRDefault="00F024A7" w:rsidP="001D5D7E">
            <w:r>
              <w:t xml:space="preserve">Die Dokumentvorlage wurde vom Kandidaten erstellt. </w:t>
            </w:r>
            <w:r w:rsidR="007D6D0E">
              <w:t>Der Kandidat hat sich beim Erstellen der Vorlage von anderen Dokumentationen inspirieren lassen</w:t>
            </w:r>
          </w:p>
        </w:tc>
      </w:tr>
      <w:tr w:rsidR="00B81F6B" w14:paraId="64E97CD0" w14:textId="77777777" w:rsidTr="001D5D7E">
        <w:tc>
          <w:tcPr>
            <w:tcW w:w="4531" w:type="dxa"/>
          </w:tcPr>
          <w:p w14:paraId="724BEA34" w14:textId="532E0532" w:rsidR="00B81F6B" w:rsidRPr="00AD3B18" w:rsidRDefault="000F01CE" w:rsidP="001D5D7E">
            <w:pPr>
              <w:rPr>
                <w:b/>
                <w:bCs/>
              </w:rPr>
            </w:pPr>
            <w:r>
              <w:rPr>
                <w:b/>
                <w:bCs/>
              </w:rPr>
              <w:t>Projektmethode</w:t>
            </w:r>
          </w:p>
        </w:tc>
        <w:tc>
          <w:tcPr>
            <w:tcW w:w="4531" w:type="dxa"/>
          </w:tcPr>
          <w:p w14:paraId="6564BE68" w14:textId="28E1A66B" w:rsidR="00B81F6B" w:rsidRDefault="007D6D0E" w:rsidP="001D5D7E">
            <w:r>
              <w:t>Die Technische Fachschule Bern schreibt für die Vor-IPA die Projekteme</w:t>
            </w:r>
            <w:r w:rsidR="009045E9">
              <w:t>t</w:t>
            </w:r>
            <w:r>
              <w:t xml:space="preserve">hode Hermes 5 IPA </w:t>
            </w:r>
            <w:r w:rsidR="009045E9">
              <w:t>vor</w:t>
            </w:r>
          </w:p>
        </w:tc>
      </w:tr>
      <w:tr w:rsidR="00B81F6B" w14:paraId="554BD33F" w14:textId="77777777" w:rsidTr="001D5D7E">
        <w:tc>
          <w:tcPr>
            <w:tcW w:w="4531" w:type="dxa"/>
          </w:tcPr>
          <w:p w14:paraId="6C661A04" w14:textId="3E3D2651" w:rsidR="00B81F6B" w:rsidRDefault="000C3420" w:rsidP="001D5D7E">
            <w:pPr>
              <w:rPr>
                <w:b/>
                <w:bCs/>
              </w:rPr>
            </w:pPr>
            <w:r>
              <w:rPr>
                <w:b/>
                <w:bCs/>
              </w:rPr>
              <w:t>Testkonzept</w:t>
            </w:r>
          </w:p>
        </w:tc>
        <w:tc>
          <w:tcPr>
            <w:tcW w:w="4531" w:type="dxa"/>
          </w:tcPr>
          <w:p w14:paraId="2400FF38" w14:textId="658841AD" w:rsidR="00B81F6B" w:rsidRDefault="003804FA" w:rsidP="001D5D7E">
            <w:r>
              <w:t xml:space="preserve">Das Testkonzept erfolgt </w:t>
            </w:r>
            <w:r w:rsidR="00D1066F">
              <w:t>nach der HERMES Projektmethode</w:t>
            </w:r>
          </w:p>
        </w:tc>
      </w:tr>
      <w:tr w:rsidR="00B81F6B" w14:paraId="1F649470" w14:textId="77777777" w:rsidTr="001D5D7E">
        <w:tc>
          <w:tcPr>
            <w:tcW w:w="4531" w:type="dxa"/>
          </w:tcPr>
          <w:p w14:paraId="21901E1D" w14:textId="3B4053F0" w:rsidR="00B81F6B" w:rsidRPr="00A32BA1" w:rsidRDefault="00A32BA1" w:rsidP="001D5D7E">
            <w:pPr>
              <w:rPr>
                <w:b/>
                <w:bCs/>
              </w:rPr>
            </w:pPr>
            <w:r>
              <w:rPr>
                <w:b/>
                <w:bCs/>
              </w:rPr>
              <w:t xml:space="preserve">Clean Code </w:t>
            </w:r>
          </w:p>
        </w:tc>
        <w:tc>
          <w:tcPr>
            <w:tcW w:w="4531" w:type="dxa"/>
          </w:tcPr>
          <w:p w14:paraId="30E013CE" w14:textId="485069FC" w:rsidR="00B81F6B" w:rsidRDefault="005302CF" w:rsidP="001D5D7E">
            <w:r w:rsidRPr="00E263BF">
              <w:rPr>
                <w:rFonts w:cs="Arial"/>
                <w:color w:val="000000"/>
              </w:rPr>
              <w:t>Die Realisierung wird mit Clean Code ausgeführt. Diese basieren auf</w:t>
            </w:r>
            <w:r w:rsidR="00046ED2">
              <w:rPr>
                <w:rFonts w:cs="Arial"/>
                <w:color w:val="000000"/>
              </w:rPr>
              <w:t xml:space="preserve"> den </w:t>
            </w:r>
            <w:r w:rsidR="00A033E6">
              <w:rPr>
                <w:rFonts w:cs="Arial"/>
                <w:color w:val="000000"/>
              </w:rPr>
              <w:t>Grundp</w:t>
            </w:r>
            <w:r w:rsidR="00CD7D5A">
              <w:rPr>
                <w:rFonts w:cs="Arial"/>
                <w:color w:val="000000"/>
              </w:rPr>
              <w:t>rinzipien des</w:t>
            </w:r>
            <w:r w:rsidRPr="00E263BF">
              <w:rPr>
                <w:rFonts w:cs="Arial"/>
                <w:color w:val="000000"/>
              </w:rPr>
              <w:t xml:space="preserve"> Buch</w:t>
            </w:r>
            <w:r w:rsidR="00046ED2">
              <w:rPr>
                <w:rFonts w:cs="Arial"/>
                <w:color w:val="000000"/>
              </w:rPr>
              <w:t>es</w:t>
            </w:r>
            <w:r w:rsidRPr="00E263BF">
              <w:rPr>
                <w:rFonts w:cs="Arial"/>
                <w:color w:val="000000"/>
              </w:rPr>
              <w:t xml:space="preserve">: «Clean Code, A Handbook </w:t>
            </w:r>
            <w:proofErr w:type="spellStart"/>
            <w:r w:rsidRPr="00E263BF">
              <w:rPr>
                <w:rFonts w:cs="Arial"/>
                <w:color w:val="000000"/>
              </w:rPr>
              <w:t>of</w:t>
            </w:r>
            <w:proofErr w:type="spellEnd"/>
            <w:r w:rsidRPr="00E263BF">
              <w:rPr>
                <w:rFonts w:cs="Arial"/>
                <w:color w:val="000000"/>
              </w:rPr>
              <w:t xml:space="preserve"> Agile Software </w:t>
            </w:r>
            <w:proofErr w:type="spellStart"/>
            <w:r w:rsidRPr="00E263BF">
              <w:rPr>
                <w:rFonts w:cs="Arial"/>
                <w:color w:val="000000"/>
              </w:rPr>
              <w:t>Craftsmanship</w:t>
            </w:r>
            <w:proofErr w:type="spellEnd"/>
            <w:r>
              <w:rPr>
                <w:rFonts w:ascii="Calibri" w:hAnsi="Calibri" w:cs="Calibri"/>
                <w:color w:val="000000"/>
              </w:rPr>
              <w:t>»</w:t>
            </w:r>
          </w:p>
        </w:tc>
      </w:tr>
    </w:tbl>
    <w:p w14:paraId="741A5532" w14:textId="77777777" w:rsidR="00B81F6B" w:rsidRDefault="00B81F6B" w:rsidP="004919C6"/>
    <w:p w14:paraId="40F47285" w14:textId="77777777" w:rsidR="000D1950" w:rsidRDefault="000D1950" w:rsidP="004919C6"/>
    <w:p w14:paraId="57D77051" w14:textId="77777777" w:rsidR="000D1950" w:rsidRDefault="000D1950" w:rsidP="004919C6"/>
    <w:p w14:paraId="40A0C394" w14:textId="77777777" w:rsidR="000D1950" w:rsidRDefault="000D1950" w:rsidP="004919C6"/>
    <w:p w14:paraId="166522FB" w14:textId="77777777" w:rsidR="000D1950" w:rsidRDefault="000D1950" w:rsidP="004919C6"/>
    <w:p w14:paraId="14DCC3E5" w14:textId="77777777" w:rsidR="000D1950" w:rsidRDefault="000D1950" w:rsidP="004919C6"/>
    <w:p w14:paraId="4ECBD00E" w14:textId="77777777" w:rsidR="000D1950" w:rsidRDefault="000D1950" w:rsidP="004919C6"/>
    <w:p w14:paraId="2C322604" w14:textId="77777777" w:rsidR="000D1950" w:rsidRDefault="000D1950" w:rsidP="004919C6"/>
    <w:p w14:paraId="7E6CCF17" w14:textId="77777777" w:rsidR="000D1950" w:rsidRDefault="000D1950" w:rsidP="004919C6"/>
    <w:p w14:paraId="6B79E2FC" w14:textId="77777777" w:rsidR="000D1950" w:rsidRDefault="000D1950" w:rsidP="004919C6"/>
    <w:p w14:paraId="00D9CEC8" w14:textId="77777777" w:rsidR="000D1950" w:rsidRDefault="000D1950" w:rsidP="004919C6"/>
    <w:p w14:paraId="78B1C9D7" w14:textId="77777777" w:rsidR="000D1950" w:rsidRDefault="000D1950" w:rsidP="004919C6"/>
    <w:p w14:paraId="2D84096E" w14:textId="77777777" w:rsidR="000D1950" w:rsidRDefault="000D1950" w:rsidP="004919C6"/>
    <w:p w14:paraId="3AEFFC9B" w14:textId="77777777" w:rsidR="000D1950" w:rsidRPr="004919C6" w:rsidRDefault="000D1950" w:rsidP="004919C6"/>
    <w:p w14:paraId="256339D8" w14:textId="53D109B5" w:rsidR="0080118F" w:rsidRDefault="007D7D0A" w:rsidP="0080118F">
      <w:pPr>
        <w:pStyle w:val="berschrift1"/>
      </w:pPr>
      <w:bookmarkStart w:id="20" w:name="_Toc88727799"/>
      <w:r>
        <w:lastRenderedPageBreak/>
        <w:t>ISDS</w:t>
      </w:r>
      <w:bookmarkEnd w:id="20"/>
    </w:p>
    <w:p w14:paraId="759EF67F" w14:textId="378E85D8" w:rsidR="00FE6EF8" w:rsidRDefault="00FE6EF8" w:rsidP="00FE6EF8">
      <w:r>
        <w:t>In diesem Abschnitt wird festgehalten, ob es im Zusammenhang mit der Vor-IPA schützenswerte Daten gibt</w:t>
      </w:r>
      <w:r w:rsidR="00A462A8">
        <w:t>.</w:t>
      </w:r>
      <w:r w:rsidR="00CC6A92">
        <w:t xml:space="preserve"> </w:t>
      </w:r>
      <w:r w:rsidR="00360132">
        <w:t>Zudem werden die Anforderungen an die Informat</w:t>
      </w:r>
      <w:r w:rsidR="002F336C">
        <w:t>ionssicherheit und Datenschutz dokumentiert.</w:t>
      </w:r>
    </w:p>
    <w:p w14:paraId="667AE9DF" w14:textId="227C7F91" w:rsidR="00A462A8" w:rsidRDefault="00A462A8" w:rsidP="00FE6EF8"/>
    <w:p w14:paraId="564DBE95" w14:textId="7E757AEA" w:rsidR="005B54A6" w:rsidRDefault="005B54A6" w:rsidP="005B54A6">
      <w:pPr>
        <w:pStyle w:val="berschrift2"/>
      </w:pPr>
      <w:bookmarkStart w:id="21" w:name="_Toc88727800"/>
      <w:r>
        <w:t xml:space="preserve">Informationsschutz </w:t>
      </w:r>
      <w:r w:rsidR="005A3E7E">
        <w:t>&amp; Datenschutz</w:t>
      </w:r>
      <w:bookmarkEnd w:id="21"/>
    </w:p>
    <w:p w14:paraId="2AEF6E77" w14:textId="77777777" w:rsidR="005A3E7E" w:rsidRDefault="005A3E7E" w:rsidP="005A3E7E"/>
    <w:p w14:paraId="0C0F9B7F" w14:textId="2675C1F9" w:rsidR="005A3E7E" w:rsidRDefault="00F8733C" w:rsidP="005A3E7E">
      <w:r>
        <w:t>Es muss geprüft werden, ob</w:t>
      </w:r>
      <w:r w:rsidR="000B10A4">
        <w:t xml:space="preserve"> und wie</w:t>
      </w:r>
      <w:r>
        <w:t xml:space="preserve"> im Zusammenhang mit der Vor-IPA </w:t>
      </w:r>
      <w:r w:rsidR="00F616CD">
        <w:t xml:space="preserve">der Informationsschutz und Datenschutz gewährleistet ist, sofern </w:t>
      </w:r>
      <w:r w:rsidR="00F15B61">
        <w:t>dies</w:t>
      </w:r>
      <w:r w:rsidR="00F616CD">
        <w:t xml:space="preserve"> notwendig ist.</w:t>
      </w:r>
      <w:r w:rsidR="00F15B61">
        <w:t xml:space="preserve"> </w:t>
      </w:r>
    </w:p>
    <w:p w14:paraId="577857BD" w14:textId="77777777" w:rsidR="00596CED" w:rsidRDefault="00596CED" w:rsidP="005A3E7E"/>
    <w:p w14:paraId="07D242F5" w14:textId="44D8B14A" w:rsidR="00596CED" w:rsidRDefault="00F11724" w:rsidP="00B56954">
      <w:pPr>
        <w:pStyle w:val="berschrift3"/>
      </w:pPr>
      <w:bookmarkStart w:id="22" w:name="_Toc88727801"/>
      <w:r>
        <w:t>Schützenswerte Daten</w:t>
      </w:r>
      <w:bookmarkEnd w:id="22"/>
    </w:p>
    <w:p w14:paraId="170DFCA5" w14:textId="3DFF5475" w:rsidR="00827C90" w:rsidRDefault="00827C90" w:rsidP="005447ED">
      <w:pPr>
        <w:pStyle w:val="Listenabsatz"/>
        <w:numPr>
          <w:ilvl w:val="0"/>
          <w:numId w:val="20"/>
        </w:numPr>
      </w:pPr>
      <w:r>
        <w:t>Personendaten: Alle Angaben, die sich auf eine bestimmte oder bestimmbare Person beziehen.</w:t>
      </w:r>
    </w:p>
    <w:p w14:paraId="5FA9D673" w14:textId="5B1C89E3" w:rsidR="005447ED" w:rsidRDefault="005447ED" w:rsidP="005447ED">
      <w:pPr>
        <w:pStyle w:val="Listenabsatz"/>
        <w:numPr>
          <w:ilvl w:val="0"/>
          <w:numId w:val="20"/>
        </w:numPr>
      </w:pPr>
      <w:r>
        <w:t xml:space="preserve">Dabei besonders </w:t>
      </w:r>
      <w:commentRangeStart w:id="23"/>
      <w:r>
        <w:t>Schützenswerte</w:t>
      </w:r>
      <w:commentRangeEnd w:id="23"/>
      <w:r w:rsidR="00C86F9C">
        <w:rPr>
          <w:rStyle w:val="Kommentarzeichen"/>
        </w:rPr>
        <w:commentReference w:id="23"/>
      </w:r>
      <w:r>
        <w:t xml:space="preserve"> Daten umfassen:</w:t>
      </w:r>
    </w:p>
    <w:p w14:paraId="43C1E070" w14:textId="2653766F" w:rsidR="005447ED" w:rsidRDefault="00AA3FE2" w:rsidP="005447ED">
      <w:pPr>
        <w:pStyle w:val="Listenabsatz"/>
        <w:numPr>
          <w:ilvl w:val="1"/>
          <w:numId w:val="20"/>
        </w:numPr>
      </w:pPr>
      <w:r>
        <w:t>Religiöse, weltanschauliche, politische oder gewerkschaftliche Ansic</w:t>
      </w:r>
      <w:r w:rsidR="00BC1057">
        <w:t>hten und Tätigkeiten</w:t>
      </w:r>
    </w:p>
    <w:p w14:paraId="145E145D" w14:textId="748E032D" w:rsidR="00BC1057" w:rsidRDefault="00BC1057" w:rsidP="005447ED">
      <w:pPr>
        <w:pStyle w:val="Listenabsatz"/>
        <w:numPr>
          <w:ilvl w:val="1"/>
          <w:numId w:val="20"/>
        </w:numPr>
      </w:pPr>
      <w:r>
        <w:t>Die Ge</w:t>
      </w:r>
      <w:r w:rsidR="002E06C2">
        <w:t>sundheit, die Intimsphäre oder die Rassenzugehörigkeit</w:t>
      </w:r>
    </w:p>
    <w:p w14:paraId="74CC9B7C" w14:textId="153024A1" w:rsidR="002E06C2" w:rsidRDefault="00BE795B" w:rsidP="005447ED">
      <w:pPr>
        <w:pStyle w:val="Listenabsatz"/>
        <w:numPr>
          <w:ilvl w:val="1"/>
          <w:numId w:val="20"/>
        </w:numPr>
      </w:pPr>
      <w:r>
        <w:t>Massnahmen der sozialen Hilfe</w:t>
      </w:r>
    </w:p>
    <w:p w14:paraId="2B76597F" w14:textId="4685FBEC" w:rsidR="00BE795B" w:rsidRPr="00827C90" w:rsidRDefault="00640966" w:rsidP="005447ED">
      <w:pPr>
        <w:pStyle w:val="Listenabsatz"/>
        <w:numPr>
          <w:ilvl w:val="1"/>
          <w:numId w:val="20"/>
        </w:numPr>
      </w:pPr>
      <w:r>
        <w:t>Administrative oder strafrechtliche Verfolgungen und Sanktionen</w:t>
      </w:r>
    </w:p>
    <w:p w14:paraId="6C349028" w14:textId="77777777" w:rsidR="00596CED" w:rsidRDefault="00596CED" w:rsidP="005A3E7E"/>
    <w:p w14:paraId="0BB36BFF" w14:textId="77777777" w:rsidR="000B10A4" w:rsidRDefault="000B10A4" w:rsidP="005A3E7E"/>
    <w:p w14:paraId="4956C6B6" w14:textId="77777777" w:rsidR="000D1950" w:rsidRDefault="000D1950" w:rsidP="00FE6EF8"/>
    <w:p w14:paraId="28983729" w14:textId="74C9CDB1" w:rsidR="00790AE0" w:rsidRDefault="0034180D" w:rsidP="0034180D">
      <w:pPr>
        <w:pStyle w:val="berschrift2"/>
      </w:pPr>
      <w:bookmarkStart w:id="24" w:name="_Toc88727802"/>
      <w:r>
        <w:t>Schutzbed</w:t>
      </w:r>
      <w:r w:rsidR="00021A88">
        <w:t>arfs</w:t>
      </w:r>
      <w:r w:rsidR="00FD50EF">
        <w:t>analyse</w:t>
      </w:r>
      <w:bookmarkEnd w:id="24"/>
    </w:p>
    <w:p w14:paraId="0B8E16B9" w14:textId="77777777" w:rsidR="00790AE0" w:rsidRDefault="00790AE0" w:rsidP="00FE6EF8"/>
    <w:p w14:paraId="4ACE3746" w14:textId="77777777" w:rsidR="000D1950" w:rsidRPr="008B3C16" w:rsidRDefault="000D1950" w:rsidP="00FE6EF8">
      <w:pPr>
        <w:rPr>
          <w:rFonts w:cs="Arial"/>
        </w:rPr>
      </w:pPr>
    </w:p>
    <w:tbl>
      <w:tblPr>
        <w:tblW w:w="0" w:type="auto"/>
        <w:tblCellMar>
          <w:top w:w="15" w:type="dxa"/>
          <w:left w:w="15" w:type="dxa"/>
          <w:bottom w:w="15" w:type="dxa"/>
          <w:right w:w="15" w:type="dxa"/>
        </w:tblCellMar>
        <w:tblLook w:val="04A0" w:firstRow="1" w:lastRow="0" w:firstColumn="1" w:lastColumn="0" w:noHBand="0" w:noVBand="1"/>
      </w:tblPr>
      <w:tblGrid>
        <w:gridCol w:w="2283"/>
        <w:gridCol w:w="2199"/>
        <w:gridCol w:w="1304"/>
        <w:gridCol w:w="3276"/>
      </w:tblGrid>
      <w:tr w:rsidR="005824B1" w:rsidRPr="008B3C16" w14:paraId="2D140155" w14:textId="77777777" w:rsidTr="00EE2AA8">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53EDDA6B" w14:textId="77777777" w:rsidR="0055674A" w:rsidRPr="0055674A" w:rsidRDefault="0055674A" w:rsidP="0055674A">
            <w:pPr>
              <w:spacing w:after="0" w:line="240" w:lineRule="auto"/>
              <w:rPr>
                <w:rFonts w:eastAsia="Times New Roman" w:cs="Arial"/>
                <w:b/>
                <w:bCs/>
                <w:lang w:eastAsia="de-CH"/>
              </w:rPr>
            </w:pPr>
            <w:r w:rsidRPr="0055674A">
              <w:rPr>
                <w:rFonts w:eastAsia="Times New Roman" w:cs="Arial"/>
                <w:b/>
                <w:bCs/>
                <w:lang w:eastAsia="de-CH"/>
              </w:rPr>
              <w:t>Kriterien</w:t>
            </w:r>
          </w:p>
        </w:tc>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66E11409" w14:textId="77777777" w:rsidR="0055674A" w:rsidRPr="0055674A" w:rsidRDefault="0055674A" w:rsidP="0055674A">
            <w:pPr>
              <w:spacing w:after="0" w:line="240" w:lineRule="auto"/>
              <w:rPr>
                <w:rFonts w:eastAsia="Times New Roman" w:cs="Arial"/>
                <w:b/>
                <w:bCs/>
                <w:lang w:eastAsia="de-CH"/>
              </w:rPr>
            </w:pPr>
            <w:r w:rsidRPr="0055674A">
              <w:rPr>
                <w:rFonts w:eastAsia="Times New Roman" w:cs="Arial"/>
                <w:b/>
                <w:bCs/>
                <w:lang w:eastAsia="de-CH"/>
              </w:rPr>
              <w:t>Fragen</w:t>
            </w:r>
          </w:p>
        </w:tc>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63CA7CF3" w14:textId="75E06AFD" w:rsidR="0055674A" w:rsidRPr="0055674A" w:rsidRDefault="005824B1" w:rsidP="0055674A">
            <w:pPr>
              <w:spacing w:after="0" w:line="240" w:lineRule="auto"/>
              <w:rPr>
                <w:rFonts w:eastAsia="Times New Roman" w:cs="Arial"/>
                <w:b/>
                <w:bCs/>
                <w:lang w:eastAsia="de-CH"/>
              </w:rPr>
            </w:pPr>
            <w:r>
              <w:rPr>
                <w:rFonts w:eastAsia="Times New Roman" w:cs="Arial"/>
                <w:b/>
                <w:bCs/>
                <w:lang w:eastAsia="de-CH"/>
              </w:rPr>
              <w:t>Antworten</w:t>
            </w:r>
          </w:p>
        </w:tc>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6A2874C1" w14:textId="77777777" w:rsidR="0055674A" w:rsidRPr="0055674A" w:rsidRDefault="0055674A" w:rsidP="0055674A">
            <w:pPr>
              <w:spacing w:after="0" w:line="240" w:lineRule="auto"/>
              <w:rPr>
                <w:rFonts w:eastAsia="Times New Roman" w:cs="Arial"/>
                <w:b/>
                <w:bCs/>
                <w:lang w:eastAsia="de-CH"/>
              </w:rPr>
            </w:pPr>
            <w:r w:rsidRPr="0055674A">
              <w:rPr>
                <w:rFonts w:eastAsia="Times New Roman" w:cs="Arial"/>
                <w:b/>
                <w:bCs/>
                <w:lang w:eastAsia="de-CH"/>
              </w:rPr>
              <w:t>Begründung</w:t>
            </w:r>
          </w:p>
        </w:tc>
      </w:tr>
      <w:tr w:rsidR="004871B0" w:rsidRPr="008B3C16" w14:paraId="2C68C9DD" w14:textId="77777777" w:rsidTr="00EC48B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0D9B9" w14:textId="7A0C0DD3" w:rsidR="009D6831" w:rsidRPr="008B3C16" w:rsidRDefault="00EC48BC" w:rsidP="0055674A">
            <w:pPr>
              <w:spacing w:after="0" w:line="240" w:lineRule="auto"/>
              <w:rPr>
                <w:rFonts w:eastAsia="Times New Roman" w:cs="Arial"/>
                <w:b/>
                <w:bCs/>
                <w:color w:val="000000"/>
                <w:lang w:eastAsia="de-CH"/>
              </w:rPr>
            </w:pPr>
            <w:r w:rsidRPr="008B3C16">
              <w:rPr>
                <w:rFonts w:eastAsia="Times New Roman" w:cs="Arial"/>
                <w:b/>
                <w:bCs/>
                <w:color w:val="000000"/>
                <w:lang w:eastAsia="de-CH"/>
              </w:rPr>
              <w:t>Vertraulichkeit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D5889" w14:textId="1926792C" w:rsidR="009D6831" w:rsidRPr="008B3C16" w:rsidRDefault="009C001F" w:rsidP="009C001F">
            <w:pPr>
              <w:spacing w:after="0" w:line="240" w:lineRule="auto"/>
              <w:rPr>
                <w:rFonts w:eastAsia="Times New Roman" w:cs="Arial"/>
                <w:color w:val="000000"/>
                <w:lang w:eastAsia="de-CH"/>
              </w:rPr>
            </w:pPr>
            <w:r w:rsidRPr="008B3C16">
              <w:rPr>
                <w:rFonts w:eastAsia="Times New Roman" w:cs="Arial"/>
                <w:color w:val="000000"/>
                <w:lang w:eastAsia="de-CH"/>
              </w:rPr>
              <w:t xml:space="preserve">Gibt </w:t>
            </w:r>
            <w:r w:rsidR="00CB4302" w:rsidRPr="008B3C16">
              <w:rPr>
                <w:rFonts w:eastAsia="Times New Roman" w:cs="Arial"/>
                <w:color w:val="000000"/>
                <w:lang w:eastAsia="de-CH"/>
              </w:rPr>
              <w:t xml:space="preserve">es in der </w:t>
            </w:r>
            <w:r w:rsidR="00CC4EFA" w:rsidRPr="008B3C16">
              <w:rPr>
                <w:rFonts w:eastAsia="Times New Roman" w:cs="Arial"/>
                <w:color w:val="000000"/>
                <w:lang w:eastAsia="de-CH"/>
              </w:rPr>
              <w:t>Vor-IPA schützenswerte Daten?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648A60CD" w14:textId="2314DD74" w:rsidR="009D6831" w:rsidRPr="008B3C16" w:rsidRDefault="00063EF2" w:rsidP="0055674A">
            <w:pPr>
              <w:spacing w:after="0" w:line="240" w:lineRule="auto"/>
              <w:rPr>
                <w:rFonts w:eastAsia="Times New Roman" w:cs="Arial"/>
                <w:b/>
                <w:bCs/>
                <w:color w:val="000000"/>
                <w:lang w:eastAsia="de-CH"/>
              </w:rPr>
            </w:pPr>
            <w:r w:rsidRPr="008B3C16">
              <w:rPr>
                <w:rFonts w:eastAsia="Times New Roman" w:cs="Arial"/>
                <w:b/>
                <w:bCs/>
                <w:color w:val="000000"/>
                <w:lang w:eastAsia="de-CH"/>
              </w:rPr>
              <w: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07AEE" w14:textId="10EA3935" w:rsidR="009C001F" w:rsidRPr="008B3C16" w:rsidRDefault="00063EF2" w:rsidP="009C001F">
            <w:pPr>
              <w:spacing w:after="0" w:line="240" w:lineRule="auto"/>
              <w:rPr>
                <w:rFonts w:eastAsia="Times New Roman" w:cs="Arial"/>
                <w:color w:val="000000"/>
                <w:lang w:eastAsia="de-CH"/>
              </w:rPr>
            </w:pPr>
            <w:r w:rsidRPr="008B3C16">
              <w:rPr>
                <w:rFonts w:eastAsia="Times New Roman" w:cs="Arial"/>
                <w:color w:val="000000"/>
                <w:lang w:eastAsia="de-CH"/>
              </w:rPr>
              <w:t>Lediglich die Azure</w:t>
            </w:r>
            <w:r w:rsidR="00276350" w:rsidRPr="008B3C16">
              <w:rPr>
                <w:rFonts w:eastAsia="Times New Roman" w:cs="Arial"/>
                <w:color w:val="000000"/>
                <w:lang w:eastAsia="de-CH"/>
              </w:rPr>
              <w:t xml:space="preserve"> </w:t>
            </w:r>
            <w:r w:rsidRPr="008B3C16">
              <w:rPr>
                <w:rFonts w:eastAsia="Times New Roman" w:cs="Arial"/>
                <w:color w:val="000000"/>
                <w:lang w:eastAsia="de-CH"/>
              </w:rPr>
              <w:t xml:space="preserve">Logindaten </w:t>
            </w:r>
            <w:r w:rsidR="002434C0" w:rsidRPr="008B3C16">
              <w:rPr>
                <w:rFonts w:eastAsia="Times New Roman" w:cs="Arial"/>
                <w:color w:val="000000"/>
                <w:lang w:eastAsia="de-CH"/>
              </w:rPr>
              <w:t>sind</w:t>
            </w:r>
            <w:r w:rsidR="00276350" w:rsidRPr="008B3C16">
              <w:rPr>
                <w:rFonts w:eastAsia="Times New Roman" w:cs="Arial"/>
                <w:color w:val="000000"/>
                <w:lang w:eastAsia="de-CH"/>
              </w:rPr>
              <w:t xml:space="preserve"> schützenswert, da sie mit dem </w:t>
            </w:r>
            <w:proofErr w:type="spellStart"/>
            <w:r w:rsidR="00276350" w:rsidRPr="008B3C16">
              <w:rPr>
                <w:rFonts w:eastAsia="Times New Roman" w:cs="Arial"/>
                <w:color w:val="000000"/>
                <w:lang w:eastAsia="de-CH"/>
              </w:rPr>
              <w:t>Active</w:t>
            </w:r>
            <w:proofErr w:type="spellEnd"/>
            <w:r w:rsidR="00276350" w:rsidRPr="008B3C16">
              <w:rPr>
                <w:rFonts w:eastAsia="Times New Roman" w:cs="Arial"/>
                <w:color w:val="000000"/>
                <w:lang w:eastAsia="de-CH"/>
              </w:rPr>
              <w:t xml:space="preserve"> Directory der </w:t>
            </w:r>
            <w:r w:rsidR="00EE068D" w:rsidRPr="008B3C16">
              <w:rPr>
                <w:rFonts w:eastAsia="Times New Roman" w:cs="Arial"/>
                <w:color w:val="000000"/>
                <w:lang w:eastAsia="de-CH"/>
              </w:rPr>
              <w:t>Abteilung verknüpft sind.</w:t>
            </w:r>
          </w:p>
        </w:tc>
      </w:tr>
      <w:tr w:rsidR="004871B0" w:rsidRPr="008B3C16" w14:paraId="7D773506" w14:textId="77777777" w:rsidTr="00EC48BC">
        <w:tc>
          <w:tcPr>
            <w:tcW w:w="0" w:type="auto"/>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50660" w14:textId="77777777" w:rsidR="009C001F" w:rsidRPr="008B3C16" w:rsidRDefault="009C001F" w:rsidP="0055674A">
            <w:pPr>
              <w:spacing w:after="0" w:line="240" w:lineRule="auto"/>
              <w:rPr>
                <w:rFonts w:eastAsia="Times New Roman" w:cs="Arial"/>
                <w:b/>
                <w:bCs/>
                <w:color w:val="000000"/>
                <w:lang w:eastAsia="de-CH"/>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CAA15" w14:textId="6F50C5A1" w:rsidR="009C001F" w:rsidRPr="008B3C16" w:rsidRDefault="009C001F" w:rsidP="009C001F">
            <w:pPr>
              <w:spacing w:after="0" w:line="240" w:lineRule="auto"/>
              <w:rPr>
                <w:rFonts w:eastAsia="Times New Roman" w:cs="Arial"/>
                <w:color w:val="000000"/>
                <w:lang w:eastAsia="de-CH"/>
              </w:rPr>
            </w:pPr>
            <w:r w:rsidRPr="008B3C16">
              <w:rPr>
                <w:rFonts w:eastAsia="Times New Roman" w:cs="Arial"/>
                <w:color w:val="000000"/>
                <w:lang w:eastAsia="de-CH"/>
              </w:rPr>
              <w:t>Gibt</w:t>
            </w:r>
            <w:r w:rsidR="00C86F9C">
              <w:rPr>
                <w:rFonts w:eastAsia="Times New Roman" w:cs="Arial"/>
                <w:color w:val="000000"/>
                <w:lang w:eastAsia="de-CH"/>
              </w:rPr>
              <w:t xml:space="preserve"> es</w:t>
            </w:r>
            <w:r w:rsidRPr="008B3C16">
              <w:rPr>
                <w:rFonts w:eastAsia="Times New Roman" w:cs="Arial"/>
                <w:color w:val="000000"/>
                <w:lang w:eastAsia="de-CH"/>
              </w:rPr>
              <w:t xml:space="preserve"> Daten, welche nicht in der Dokumentation ersichtlich </w:t>
            </w:r>
            <w:commentRangeStart w:id="25"/>
            <w:proofErr w:type="gramStart"/>
            <w:r w:rsidRPr="008B3C16">
              <w:rPr>
                <w:rFonts w:eastAsia="Times New Roman" w:cs="Arial"/>
                <w:color w:val="000000"/>
                <w:lang w:eastAsia="de-CH"/>
              </w:rPr>
              <w:t>sind</w:t>
            </w:r>
            <w:commentRangeEnd w:id="25"/>
            <w:proofErr w:type="gramEnd"/>
            <w:r w:rsidR="00C86F9C">
              <w:rPr>
                <w:rStyle w:val="Kommentarzeichen"/>
              </w:rPr>
              <w:commentReference w:id="25"/>
            </w:r>
            <w:r w:rsidR="00C86F9C">
              <w:rPr>
                <w:rFonts w:eastAsia="Times New Roman" w:cs="Arial"/>
                <w:color w:val="000000"/>
                <w:lang w:eastAsia="de-CH"/>
              </w:rPr>
              <w:t>?</w:t>
            </w:r>
          </w:p>
          <w:p w14:paraId="61028CA8" w14:textId="77777777" w:rsidR="009C001F" w:rsidRPr="008B3C16" w:rsidRDefault="009C001F" w:rsidP="0055674A">
            <w:pPr>
              <w:spacing w:after="0" w:line="240" w:lineRule="auto"/>
              <w:rPr>
                <w:rFonts w:eastAsia="Times New Roman" w:cs="Arial"/>
                <w:color w:val="000000"/>
                <w:lang w:eastAsia="de-CH"/>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39DAE592" w14:textId="35D9DF32" w:rsidR="009C001F" w:rsidRPr="008B3C16" w:rsidRDefault="00EC48BC" w:rsidP="0055674A">
            <w:pPr>
              <w:spacing w:after="0" w:line="240" w:lineRule="auto"/>
              <w:rPr>
                <w:rFonts w:eastAsia="Times New Roman" w:cs="Arial"/>
                <w:b/>
                <w:bCs/>
                <w:color w:val="000000"/>
                <w:lang w:eastAsia="de-CH"/>
              </w:rPr>
            </w:pPr>
            <w:r w:rsidRPr="008B3C16">
              <w:rPr>
                <w:rFonts w:eastAsia="Times New Roman" w:cs="Arial"/>
                <w:b/>
                <w:bCs/>
                <w:color w:val="000000"/>
                <w:lang w:eastAsia="de-CH"/>
              </w:rPr>
              <w:lastRenderedPageBreak/>
              <w:t>J</w:t>
            </w:r>
            <w:r w:rsidR="00060158" w:rsidRPr="008B3C16">
              <w:rPr>
                <w:rFonts w:eastAsia="Times New Roman" w:cs="Arial"/>
                <w:b/>
                <w:bCs/>
                <w:color w:val="000000"/>
                <w:lang w:eastAsia="de-CH"/>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3758B" w14:textId="5AC0659F" w:rsidR="009C001F" w:rsidRPr="008B3C16" w:rsidRDefault="009C001F" w:rsidP="009C001F">
            <w:pPr>
              <w:spacing w:after="0" w:line="240" w:lineRule="auto"/>
              <w:rPr>
                <w:rFonts w:eastAsia="Times New Roman" w:cs="Arial"/>
                <w:color w:val="000000"/>
                <w:lang w:eastAsia="de-CH"/>
              </w:rPr>
            </w:pPr>
            <w:r w:rsidRPr="008B3C16">
              <w:rPr>
                <w:rFonts w:eastAsia="Times New Roman" w:cs="Arial"/>
                <w:color w:val="000000"/>
                <w:lang w:eastAsia="de-CH"/>
              </w:rPr>
              <w:t>Meine Azure Logindaten</w:t>
            </w:r>
            <w:r w:rsidR="00E15F94">
              <w:rPr>
                <w:rFonts w:eastAsia="Times New Roman" w:cs="Arial"/>
                <w:color w:val="000000"/>
                <w:lang w:eastAsia="de-CH"/>
              </w:rPr>
              <w:t xml:space="preserve"> und die Datenbankzugangsdaten. Datenbankzugangsdaten.</w:t>
            </w:r>
          </w:p>
          <w:p w14:paraId="61C11662" w14:textId="77777777" w:rsidR="009C001F" w:rsidRPr="008B3C16" w:rsidRDefault="009C001F" w:rsidP="009C001F">
            <w:pPr>
              <w:spacing w:after="0" w:line="240" w:lineRule="auto"/>
              <w:rPr>
                <w:rFonts w:eastAsia="Times New Roman" w:cs="Arial"/>
                <w:color w:val="000000"/>
                <w:lang w:eastAsia="de-CH"/>
              </w:rPr>
            </w:pPr>
          </w:p>
          <w:p w14:paraId="1DA5D208" w14:textId="77777777" w:rsidR="009C001F" w:rsidRPr="008B3C16" w:rsidRDefault="009C001F" w:rsidP="0055674A">
            <w:pPr>
              <w:spacing w:after="0" w:line="240" w:lineRule="auto"/>
              <w:rPr>
                <w:rFonts w:eastAsia="Times New Roman" w:cs="Arial"/>
                <w:color w:val="000000"/>
                <w:lang w:eastAsia="de-CH"/>
              </w:rPr>
            </w:pPr>
          </w:p>
        </w:tc>
      </w:tr>
      <w:tr w:rsidR="004871B0" w:rsidRPr="0055674A" w14:paraId="276502D5" w14:textId="77777777" w:rsidTr="0055674A">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35A178" w14:textId="77777777" w:rsidR="0055674A" w:rsidRPr="0055674A" w:rsidRDefault="0055674A" w:rsidP="0055674A">
            <w:pPr>
              <w:spacing w:after="0" w:line="240" w:lineRule="auto"/>
              <w:rPr>
                <w:rFonts w:eastAsia="Times New Roman" w:cs="Arial"/>
                <w:lang w:eastAsia="de-CH"/>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041CD" w14:textId="7BF6FC69" w:rsidR="0055674A" w:rsidRPr="0055674A" w:rsidRDefault="0055674A" w:rsidP="0055674A">
            <w:pPr>
              <w:spacing w:after="0" w:line="240" w:lineRule="auto"/>
              <w:rPr>
                <w:rFonts w:eastAsia="Times New Roman" w:cs="Arial"/>
                <w:lang w:eastAsia="de-CH"/>
              </w:rPr>
            </w:pPr>
            <w:r w:rsidRPr="0055674A">
              <w:rPr>
                <w:rFonts w:eastAsia="Times New Roman" w:cs="Arial"/>
                <w:color w:val="000000"/>
                <w:lang w:eastAsia="de-CH"/>
              </w:rPr>
              <w:t xml:space="preserve">Werden innerhalb der Applikation sensible </w:t>
            </w:r>
            <w:r w:rsidR="004871B0">
              <w:rPr>
                <w:rFonts w:eastAsia="Times New Roman" w:cs="Arial"/>
                <w:color w:val="000000"/>
                <w:lang w:eastAsia="de-CH"/>
              </w:rPr>
              <w:t xml:space="preserve">bzw. schützenswerte </w:t>
            </w:r>
            <w:r w:rsidRPr="0055674A">
              <w:rPr>
                <w:rFonts w:eastAsia="Times New Roman" w:cs="Arial"/>
                <w:color w:val="000000"/>
                <w:lang w:eastAsia="de-CH"/>
              </w:rPr>
              <w:t>Daten als Eingaben von Benutzern aufgenommen?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91AB4" w14:textId="42D0D3C1" w:rsidR="0055674A" w:rsidRPr="0055674A" w:rsidRDefault="00C56A40" w:rsidP="0055674A">
            <w:pPr>
              <w:spacing w:after="0" w:line="240" w:lineRule="auto"/>
              <w:rPr>
                <w:rFonts w:eastAsia="Times New Roman" w:cs="Arial"/>
                <w:lang w:eastAsia="de-CH"/>
              </w:rPr>
            </w:pPr>
            <w:r w:rsidRPr="008B3C16">
              <w:rPr>
                <w:rFonts w:eastAsia="Times New Roman" w:cs="Arial"/>
                <w:b/>
                <w:bCs/>
                <w:color w:val="000000"/>
                <w:lang w:eastAsia="de-CH"/>
              </w:rPr>
              <w:t>Nein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32654D" w14:textId="16A14DF7" w:rsidR="0055674A" w:rsidRPr="0055674A" w:rsidRDefault="0042081B" w:rsidP="0055674A">
            <w:pPr>
              <w:spacing w:after="0" w:line="240" w:lineRule="auto"/>
              <w:rPr>
                <w:rFonts w:eastAsia="Times New Roman" w:cs="Arial"/>
                <w:lang w:eastAsia="de-CH"/>
              </w:rPr>
            </w:pPr>
            <w:r w:rsidRPr="008B3C16">
              <w:rPr>
                <w:rFonts w:eastAsia="Times New Roman" w:cs="Arial"/>
                <w:color w:val="000000"/>
                <w:lang w:eastAsia="de-CH"/>
              </w:rPr>
              <w:t>Es werden nur Testdaten aufgenommen.</w:t>
            </w:r>
          </w:p>
        </w:tc>
      </w:tr>
      <w:tr w:rsidR="004871B0" w:rsidRPr="0055674A" w14:paraId="26BA4006" w14:textId="77777777" w:rsidTr="004E59E5">
        <w:trPr>
          <w:trHeight w:val="57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A6045" w14:textId="77777777" w:rsidR="009A5FA9" w:rsidRPr="0055674A" w:rsidRDefault="009A5FA9" w:rsidP="009A5FA9">
            <w:pPr>
              <w:spacing w:after="0" w:line="240" w:lineRule="auto"/>
              <w:rPr>
                <w:rFonts w:eastAsia="Times New Roman" w:cs="Arial"/>
                <w:lang w:eastAsia="de-CH"/>
              </w:rPr>
            </w:pPr>
            <w:r w:rsidRPr="0055674A">
              <w:rPr>
                <w:rFonts w:eastAsia="Times New Roman" w:cs="Arial"/>
                <w:b/>
                <w:bCs/>
                <w:color w:val="000000"/>
                <w:lang w:eastAsia="de-CH"/>
              </w:rPr>
              <w:t>Verfügbarkeit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BC2E6E" w14:textId="0CAB76B3" w:rsidR="009A5FA9" w:rsidRPr="0055674A" w:rsidRDefault="00D76C66" w:rsidP="009A5FA9">
            <w:pPr>
              <w:spacing w:after="0" w:line="240" w:lineRule="auto"/>
              <w:rPr>
                <w:rFonts w:eastAsia="Times New Roman" w:cs="Arial"/>
                <w:lang w:eastAsia="de-CH"/>
              </w:rPr>
            </w:pPr>
            <w:r>
              <w:rPr>
                <w:rFonts w:eastAsia="Times New Roman" w:cs="Arial"/>
                <w:color w:val="000000"/>
                <w:lang w:eastAsia="de-CH"/>
              </w:rPr>
              <w:t xml:space="preserve">Muss die </w:t>
            </w:r>
            <w:r w:rsidR="005824B1">
              <w:rPr>
                <w:rFonts w:eastAsia="Times New Roman" w:cs="Arial"/>
                <w:color w:val="000000"/>
                <w:lang w:eastAsia="de-CH"/>
              </w:rPr>
              <w:t xml:space="preserve">Applikation rund um die Uhr </w:t>
            </w:r>
            <w:r w:rsidR="004E59E5">
              <w:rPr>
                <w:rFonts w:eastAsia="Times New Roman" w:cs="Arial"/>
                <w:color w:val="000000"/>
                <w:lang w:eastAsia="de-CH"/>
              </w:rPr>
              <w:t>verfügbar sein?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634DF2FF" w14:textId="50ED55E4" w:rsidR="009A5FA9" w:rsidRPr="0055674A" w:rsidRDefault="004E59E5" w:rsidP="009A5FA9">
            <w:pPr>
              <w:spacing w:after="0" w:line="240" w:lineRule="auto"/>
              <w:rPr>
                <w:rFonts w:eastAsia="Times New Roman" w:cs="Arial"/>
                <w:lang w:eastAsia="de-CH"/>
              </w:rPr>
            </w:pPr>
            <w:r>
              <w:rPr>
                <w:rFonts w:eastAsia="Times New Roman" w:cs="Arial"/>
                <w:b/>
                <w:bCs/>
                <w:color w:val="000000"/>
                <w:lang w:eastAsia="de-CH"/>
              </w:rPr>
              <w:t>Nein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7013F4" w14:textId="3FE4DAFF" w:rsidR="009A5FA9" w:rsidRPr="0055674A" w:rsidRDefault="009A5FA9" w:rsidP="009A5FA9">
            <w:pPr>
              <w:spacing w:after="0" w:line="240" w:lineRule="auto"/>
              <w:rPr>
                <w:rFonts w:eastAsia="Times New Roman" w:cs="Arial"/>
                <w:lang w:eastAsia="de-CH"/>
              </w:rPr>
            </w:pPr>
            <w:r w:rsidRPr="008B3C16">
              <w:rPr>
                <w:rFonts w:eastAsia="Times New Roman" w:cs="Arial"/>
                <w:color w:val="000000"/>
                <w:lang w:eastAsia="de-CH"/>
              </w:rPr>
              <w:t>Die Webapplikation muss dann verfügbar sein, wenn der Berufsbildner dies wünscht. Da das Guthaben auf Azure beschränkt ist, ist die Applikation nicht immer verfügbar.</w:t>
            </w:r>
          </w:p>
        </w:tc>
      </w:tr>
      <w:tr w:rsidR="004871B0" w:rsidRPr="0055674A" w14:paraId="6B39C834" w14:textId="77777777" w:rsidTr="00AA6574">
        <w:trPr>
          <w:trHeight w:val="55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996E6A" w14:textId="77777777" w:rsidR="009A5FA9" w:rsidRPr="0055674A" w:rsidRDefault="009A5FA9" w:rsidP="009A5FA9">
            <w:pPr>
              <w:spacing w:after="0" w:line="240" w:lineRule="auto"/>
              <w:rPr>
                <w:rFonts w:eastAsia="Times New Roman" w:cs="Arial"/>
                <w:lang w:eastAsia="de-CH"/>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DA3E4" w14:textId="3053015F" w:rsidR="009A5FA9" w:rsidRPr="0055674A" w:rsidRDefault="009A5FA9" w:rsidP="009A5FA9">
            <w:pPr>
              <w:spacing w:after="0" w:line="240" w:lineRule="auto"/>
              <w:rPr>
                <w:rFonts w:eastAsia="Times New Roman" w:cs="Arial"/>
                <w:lang w:eastAsia="de-CH"/>
              </w:rPr>
            </w:pPr>
            <w:r w:rsidRPr="0055674A">
              <w:rPr>
                <w:rFonts w:eastAsia="Times New Roman" w:cs="Arial"/>
                <w:color w:val="000000"/>
                <w:lang w:eastAsia="de-CH"/>
              </w:rPr>
              <w:t>Sind im Falle eines Notfalls Massnahmen nötig?</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13F50AF7" w14:textId="7B6859F2" w:rsidR="009A5FA9" w:rsidRPr="0055674A" w:rsidRDefault="009A5FA9" w:rsidP="009A5FA9">
            <w:pPr>
              <w:spacing w:after="0" w:line="240" w:lineRule="auto"/>
              <w:rPr>
                <w:rFonts w:eastAsia="Times New Roman" w:cs="Arial"/>
                <w:lang w:eastAsia="de-CH"/>
              </w:rPr>
            </w:pPr>
            <w:r w:rsidRPr="008B3C16">
              <w:rPr>
                <w:rFonts w:eastAsia="Times New Roman" w:cs="Arial"/>
                <w:b/>
                <w:bCs/>
                <w:color w:val="000000"/>
                <w:lang w:eastAsia="de-CH"/>
              </w:rPr>
              <w:t>Nein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274DB" w14:textId="0A788DF4" w:rsidR="009A5FA9" w:rsidRPr="0055674A" w:rsidRDefault="009A5FA9" w:rsidP="009A5FA9">
            <w:pPr>
              <w:spacing w:after="0" w:line="240" w:lineRule="auto"/>
              <w:rPr>
                <w:rFonts w:eastAsia="Times New Roman" w:cs="Arial"/>
                <w:lang w:eastAsia="de-CH"/>
              </w:rPr>
            </w:pPr>
            <w:r w:rsidRPr="008B3C16">
              <w:rPr>
                <w:rFonts w:eastAsia="Times New Roman" w:cs="Arial"/>
                <w:color w:val="000000"/>
                <w:lang w:eastAsia="de-CH"/>
              </w:rPr>
              <w:t>Da es sich</w:t>
            </w:r>
            <w:r w:rsidR="00D679DB">
              <w:rPr>
                <w:rFonts w:eastAsia="Times New Roman" w:cs="Arial"/>
                <w:color w:val="000000"/>
                <w:lang w:eastAsia="de-CH"/>
              </w:rPr>
              <w:t xml:space="preserve"> nicht um ein System im produktiven Betrieb</w:t>
            </w:r>
            <w:r w:rsidRPr="008B3C16">
              <w:rPr>
                <w:rFonts w:eastAsia="Times New Roman" w:cs="Arial"/>
                <w:color w:val="000000"/>
                <w:lang w:eastAsia="de-CH"/>
              </w:rPr>
              <w:t xml:space="preserve"> handelt, sind im Falle eines Notfalls nicht zwingend Massnahmen nötig.</w:t>
            </w:r>
          </w:p>
        </w:tc>
      </w:tr>
      <w:tr w:rsidR="004871B0" w:rsidRPr="0055674A" w14:paraId="434278A0" w14:textId="77777777" w:rsidTr="00E6582D">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2C91F" w14:textId="77777777" w:rsidR="009A5FA9" w:rsidRPr="0055674A" w:rsidRDefault="009A5FA9" w:rsidP="009A5FA9">
            <w:pPr>
              <w:spacing w:after="0" w:line="240" w:lineRule="auto"/>
              <w:rPr>
                <w:rFonts w:eastAsia="Times New Roman" w:cs="Arial"/>
                <w:lang w:eastAsia="de-CH"/>
              </w:rPr>
            </w:pPr>
            <w:r w:rsidRPr="0055674A">
              <w:rPr>
                <w:rFonts w:eastAsia="Times New Roman" w:cs="Arial"/>
                <w:b/>
                <w:bCs/>
                <w:color w:val="000000"/>
                <w:lang w:eastAsia="de-CH"/>
              </w:rPr>
              <w:t>Integrität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A57F7" w14:textId="77777777" w:rsidR="009A5FA9" w:rsidRPr="0055674A" w:rsidRDefault="009A5FA9" w:rsidP="009A5FA9">
            <w:pPr>
              <w:spacing w:after="0" w:line="240" w:lineRule="auto"/>
              <w:rPr>
                <w:rFonts w:eastAsia="Times New Roman" w:cs="Arial"/>
                <w:lang w:eastAsia="de-CH"/>
              </w:rPr>
            </w:pPr>
            <w:r w:rsidRPr="0055674A">
              <w:rPr>
                <w:rFonts w:eastAsia="Times New Roman" w:cs="Arial"/>
                <w:color w:val="000000"/>
                <w:lang w:eastAsia="de-CH"/>
              </w:rPr>
              <w:t>Muss die Echtzeit, Korrektheit und/oder Unversehrtheit der Daten gewährleistet werden können?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6C2D974A" w14:textId="6EF1894A" w:rsidR="009A5FA9" w:rsidRPr="0055674A" w:rsidRDefault="009A5FA9" w:rsidP="009A5FA9">
            <w:pPr>
              <w:spacing w:after="0" w:line="240" w:lineRule="auto"/>
              <w:rPr>
                <w:rFonts w:eastAsia="Times New Roman" w:cs="Arial"/>
                <w:b/>
                <w:bCs/>
                <w:lang w:eastAsia="de-CH"/>
              </w:rPr>
            </w:pPr>
            <w:r w:rsidRPr="00AA6574">
              <w:rPr>
                <w:rFonts w:eastAsia="Times New Roman" w:cs="Arial"/>
                <w:b/>
                <w:bCs/>
                <w:lang w:eastAsia="de-CH"/>
              </w:rPr>
              <w:t>Nein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1D5C4" w14:textId="6539EAD0" w:rsidR="009A5FA9" w:rsidRPr="0055674A" w:rsidRDefault="009A5FA9" w:rsidP="009A5FA9">
            <w:pPr>
              <w:spacing w:after="0" w:line="240" w:lineRule="auto"/>
              <w:rPr>
                <w:rFonts w:eastAsia="Times New Roman" w:cs="Arial"/>
                <w:lang w:eastAsia="de-CH"/>
              </w:rPr>
            </w:pPr>
            <w:r w:rsidRPr="008B3C16">
              <w:rPr>
                <w:rFonts w:eastAsia="Times New Roman" w:cs="Arial"/>
                <w:color w:val="000000"/>
                <w:lang w:eastAsia="de-CH"/>
              </w:rPr>
              <w:t>Da die eingegebenen Daten nur für Testzwecke verwendet werden, findet keine Validierung statt, bevor die eingegeben Daten in die Datenbank gespeichert werden.</w:t>
            </w:r>
            <w:r w:rsidRPr="0055674A">
              <w:rPr>
                <w:rFonts w:eastAsia="Times New Roman" w:cs="Arial"/>
                <w:color w:val="000000"/>
                <w:lang w:eastAsia="de-CH"/>
              </w:rPr>
              <w:t> </w:t>
            </w:r>
          </w:p>
        </w:tc>
      </w:tr>
      <w:tr w:rsidR="004871B0" w:rsidRPr="0055674A" w14:paraId="677614FD" w14:textId="77777777" w:rsidTr="005567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A6358" w14:textId="77777777" w:rsidR="009A5FA9" w:rsidRPr="0055674A" w:rsidRDefault="009A5FA9" w:rsidP="009A5FA9">
            <w:pPr>
              <w:spacing w:after="0" w:line="240" w:lineRule="auto"/>
              <w:rPr>
                <w:rFonts w:eastAsia="Times New Roman" w:cs="Arial"/>
                <w:lang w:eastAsia="de-CH"/>
              </w:rPr>
            </w:pPr>
            <w:r w:rsidRPr="0055674A">
              <w:rPr>
                <w:rFonts w:eastAsia="Times New Roman" w:cs="Arial"/>
                <w:b/>
                <w:bCs/>
                <w:color w:val="000000"/>
                <w:lang w:eastAsia="de-CH"/>
              </w:rPr>
              <w:t>Nachvollziehbarkeit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22346" w14:textId="77777777" w:rsidR="009A5FA9" w:rsidRPr="0055674A" w:rsidRDefault="009A5FA9" w:rsidP="009A5FA9">
            <w:pPr>
              <w:spacing w:after="0" w:line="240" w:lineRule="auto"/>
              <w:rPr>
                <w:rFonts w:eastAsia="Times New Roman" w:cs="Arial"/>
                <w:lang w:eastAsia="de-CH"/>
              </w:rPr>
            </w:pPr>
            <w:r w:rsidRPr="0055674A">
              <w:rPr>
                <w:rFonts w:eastAsia="Times New Roman" w:cs="Arial"/>
                <w:color w:val="000000"/>
                <w:lang w:eastAsia="de-CH"/>
              </w:rPr>
              <w:t>Müssen bestimmte Arbeitsvorgänge aufgezeichnet und nachgewiesen werden können?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01B61" w14:textId="122A4683" w:rsidR="009A5FA9" w:rsidRPr="0055674A" w:rsidRDefault="009A5FA9" w:rsidP="009A5FA9">
            <w:pPr>
              <w:spacing w:after="0" w:line="240" w:lineRule="auto"/>
              <w:rPr>
                <w:rFonts w:eastAsia="Times New Roman" w:cs="Arial"/>
                <w:lang w:eastAsia="de-CH"/>
              </w:rPr>
            </w:pPr>
            <w:r w:rsidRPr="008B3C16">
              <w:rPr>
                <w:rFonts w:eastAsia="Times New Roman" w:cs="Arial"/>
                <w:b/>
                <w:bCs/>
                <w:color w:val="000000"/>
                <w:lang w:eastAsia="de-CH"/>
              </w:rPr>
              <w: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7481C" w14:textId="4AF4BC0B" w:rsidR="009A5FA9" w:rsidRPr="0055674A" w:rsidRDefault="009A5FA9" w:rsidP="009A5FA9">
            <w:pPr>
              <w:spacing w:after="0" w:line="240" w:lineRule="auto"/>
              <w:rPr>
                <w:rFonts w:eastAsia="Times New Roman" w:cs="Arial"/>
                <w:lang w:eastAsia="de-CH"/>
              </w:rPr>
            </w:pPr>
            <w:r w:rsidRPr="008B3C16">
              <w:rPr>
                <w:rFonts w:eastAsia="Times New Roman" w:cs="Arial"/>
                <w:lang w:eastAsia="de-CH"/>
              </w:rPr>
              <w:t>Es muss eine Anleitung erstellt werden, in welcher nachvollziehbar ist, wie eine Webapplikation als Container in der Cloud verfügbar gemacht werden kann.</w:t>
            </w:r>
          </w:p>
        </w:tc>
      </w:tr>
    </w:tbl>
    <w:p w14:paraId="6C959785" w14:textId="77777777" w:rsidR="000D1950" w:rsidRDefault="000D1950" w:rsidP="00FE6EF8"/>
    <w:p w14:paraId="108E2B84" w14:textId="77777777" w:rsidR="005C0557" w:rsidRPr="0003137F" w:rsidRDefault="005C0557" w:rsidP="005C0557">
      <w:r>
        <w:t xml:space="preserve">In dieser Vor-IPA wird nur ein Testsystem entwickelt. Die Überführung in den produktiven Betrieb ist im Rahmen dieser Vor-IPA nicht vorgesehen. Die Benutzer, die verwendet werden, sind nur Testdaten, deswegen müssen weder Massnahmen noch ein ISDS-Konzept definiert werden für die Benutzerdaten. </w:t>
      </w:r>
    </w:p>
    <w:p w14:paraId="62B6F7D1" w14:textId="77777777" w:rsidR="009045E9" w:rsidRDefault="009045E9" w:rsidP="00B865B9"/>
    <w:p w14:paraId="050B3408" w14:textId="189476CF" w:rsidR="00A31162" w:rsidRDefault="005D113F" w:rsidP="005C0557">
      <w:pPr>
        <w:pStyle w:val="berschrift3"/>
      </w:pPr>
      <w:bookmarkStart w:id="26" w:name="_Toc88727803"/>
      <w:r>
        <w:t>Vor-IPA schützenswerte Daten</w:t>
      </w:r>
      <w:bookmarkEnd w:id="26"/>
    </w:p>
    <w:p w14:paraId="6996F60D" w14:textId="40884348" w:rsidR="005D113F" w:rsidRDefault="00360694" w:rsidP="005D113F">
      <w:pPr>
        <w:pStyle w:val="Listenabsatz"/>
        <w:numPr>
          <w:ilvl w:val="0"/>
          <w:numId w:val="23"/>
        </w:numPr>
      </w:pPr>
      <w:r>
        <w:t>Azure Login</w:t>
      </w:r>
    </w:p>
    <w:p w14:paraId="36AE1777" w14:textId="03D3949F" w:rsidR="00360694" w:rsidRPr="005D113F" w:rsidRDefault="00360694" w:rsidP="005D113F">
      <w:pPr>
        <w:pStyle w:val="Listenabsatz"/>
        <w:numPr>
          <w:ilvl w:val="0"/>
          <w:numId w:val="23"/>
        </w:numPr>
      </w:pPr>
      <w:r>
        <w:t>Datenbank Zugangsdaten</w:t>
      </w:r>
    </w:p>
    <w:p w14:paraId="6AB41B2E" w14:textId="7B609195" w:rsidR="009045E9" w:rsidRDefault="004127A6" w:rsidP="0003137F">
      <w:pPr>
        <w:pStyle w:val="berschrift2"/>
      </w:pPr>
      <w:bookmarkStart w:id="27" w:name="_Toc88727804"/>
      <w:r>
        <w:lastRenderedPageBreak/>
        <w:t xml:space="preserve">Technische </w:t>
      </w:r>
      <w:r w:rsidR="0003137F">
        <w:t>Massnahmen</w:t>
      </w:r>
      <w:bookmarkEnd w:id="27"/>
    </w:p>
    <w:p w14:paraId="0E4BAB5F" w14:textId="09AC2989" w:rsidR="004127A6" w:rsidRPr="004127A6" w:rsidRDefault="004127A6" w:rsidP="004127A6">
      <w:r>
        <w:t xml:space="preserve">Die Zugangsdaten für die Datenbank </w:t>
      </w:r>
      <w:r w:rsidR="00FD1E6D">
        <w:t xml:space="preserve">werden </w:t>
      </w:r>
      <w:r w:rsidR="00F96D72">
        <w:t xml:space="preserve">in einem separaten File für Umgebungsvariablen gespeichert. </w:t>
      </w:r>
      <w:r w:rsidR="004C0B9D">
        <w:t xml:space="preserve">Dieses File ist im </w:t>
      </w:r>
      <w:proofErr w:type="spellStart"/>
      <w:r w:rsidR="004C0B9D">
        <w:t>git</w:t>
      </w:r>
      <w:proofErr w:type="spellEnd"/>
      <w:r w:rsidR="004C0B9D">
        <w:t xml:space="preserve"> </w:t>
      </w:r>
      <w:proofErr w:type="spellStart"/>
      <w:r w:rsidR="004C0B9D">
        <w:t>ignore</w:t>
      </w:r>
      <w:proofErr w:type="spellEnd"/>
      <w:r w:rsidR="004C0B9D">
        <w:t xml:space="preserve"> File hinterlegt.</w:t>
      </w:r>
    </w:p>
    <w:p w14:paraId="5455F4BD" w14:textId="2B52658E" w:rsidR="00C02F04" w:rsidRDefault="00C02F04" w:rsidP="00C02F04"/>
    <w:p w14:paraId="13A47D5C" w14:textId="55BEA180" w:rsidR="00AD7194" w:rsidRDefault="00027AD6" w:rsidP="00027AD6">
      <w:pPr>
        <w:pStyle w:val="berschrift2"/>
      </w:pPr>
      <w:bookmarkStart w:id="28" w:name="_Toc88727805"/>
      <w:r>
        <w:t>Organisatorische Massnahmen</w:t>
      </w:r>
      <w:bookmarkEnd w:id="28"/>
    </w:p>
    <w:p w14:paraId="309BC63A" w14:textId="6863610F" w:rsidR="00027AD6" w:rsidRPr="00027AD6" w:rsidRDefault="00D93690" w:rsidP="00027AD6">
      <w:r>
        <w:t xml:space="preserve">Es werden weder </w:t>
      </w:r>
      <w:r w:rsidR="002521BB">
        <w:t xml:space="preserve">die Azure-Login Daten noch die </w:t>
      </w:r>
      <w:r w:rsidR="00606FF3">
        <w:t xml:space="preserve">Zugangsdaten für die </w:t>
      </w:r>
      <w:r w:rsidR="005E4D2C">
        <w:t xml:space="preserve">Datenbank in der </w:t>
      </w:r>
      <w:r w:rsidR="0002204B">
        <w:t>Dokumentation</w:t>
      </w:r>
      <w:r w:rsidR="005E4D2C">
        <w:t xml:space="preserve"> erwähnt.</w:t>
      </w:r>
    </w:p>
    <w:p w14:paraId="47A65644" w14:textId="77777777" w:rsidR="00A93285" w:rsidRDefault="00A93285" w:rsidP="00B865B9"/>
    <w:p w14:paraId="46126B72" w14:textId="77777777" w:rsidR="00740A6F" w:rsidRDefault="00740A6F" w:rsidP="00B865B9"/>
    <w:p w14:paraId="17336CC0" w14:textId="77777777" w:rsidR="00A93285" w:rsidRPr="00B865B9" w:rsidRDefault="00A93285" w:rsidP="00B865B9"/>
    <w:p w14:paraId="0F477FFC" w14:textId="2F756EE1" w:rsidR="0080118F" w:rsidRDefault="004C57F6" w:rsidP="0080118F">
      <w:pPr>
        <w:pStyle w:val="berschrift1"/>
      </w:pPr>
      <w:bookmarkStart w:id="29" w:name="_Toc88727806"/>
      <w:r>
        <w:t xml:space="preserve">Organisation der </w:t>
      </w:r>
      <w:r w:rsidR="00171C7E">
        <w:t>Vor-</w:t>
      </w:r>
      <w:r>
        <w:t>IPA</w:t>
      </w:r>
      <w:r w:rsidR="00685013">
        <w:t xml:space="preserve"> Ergebnisse</w:t>
      </w:r>
      <w:bookmarkEnd w:id="29"/>
    </w:p>
    <w:p w14:paraId="4D23E75B" w14:textId="6046011C" w:rsidR="00685013" w:rsidRDefault="00685013" w:rsidP="00685013">
      <w:r>
        <w:t>In diesem Abschnitt wird alles rund um die Organisation der Vor-IPA aufgezeigt</w:t>
      </w:r>
      <w:r w:rsidR="00117B35">
        <w:t xml:space="preserve"> und beschrieben</w:t>
      </w:r>
      <w:r>
        <w:t>.</w:t>
      </w:r>
      <w:r w:rsidR="00117B35">
        <w:t xml:space="preserve"> Dies beinhaltet unter anderem Datenablage, Datenspeicherung und Einrichtung des Arbeitsplatzes.</w:t>
      </w:r>
    </w:p>
    <w:p w14:paraId="78A570CD" w14:textId="7DE55C4F" w:rsidR="00FB3F31" w:rsidRDefault="00FB3F31" w:rsidP="00685013"/>
    <w:p w14:paraId="5CDD8848" w14:textId="7A454ED4" w:rsidR="00FB3F31" w:rsidRDefault="00FB3F31" w:rsidP="00FB3F31">
      <w:pPr>
        <w:pStyle w:val="berschrift2"/>
      </w:pPr>
      <w:bookmarkStart w:id="30" w:name="_Toc88727807"/>
      <w:r>
        <w:t>Arbeitsplatz</w:t>
      </w:r>
      <w:bookmarkEnd w:id="30"/>
    </w:p>
    <w:p w14:paraId="63133C02" w14:textId="1707FC22" w:rsidR="00FB3F31" w:rsidRDefault="00FB3F31" w:rsidP="00FB3F31">
      <w:r>
        <w:t>Das Projekt wurde am gewohnten Arbeitsplatz des Kandidaten in der Werkstatt im Raum LOA002 durchgeführt. Leider ist es nicht möglich, ein ruhiges Arbeitszimmer zu reservieren, da es nicht genügend freie Zimmer hat verteilt auf so viele Lernende.</w:t>
      </w:r>
      <w:r>
        <w:br/>
        <w:t>Der Stuhl des Kandidaten kann individuell angepasst werden.</w:t>
      </w:r>
    </w:p>
    <w:p w14:paraId="568EE699" w14:textId="19F29742" w:rsidR="005A1C26" w:rsidRPr="00685013" w:rsidRDefault="009902E6" w:rsidP="00FB3F31">
      <w:r>
        <w:rPr>
          <w:noProof/>
        </w:rPr>
        <w:lastRenderedPageBreak/>
        <mc:AlternateContent>
          <mc:Choice Requires="wps">
            <w:drawing>
              <wp:anchor distT="0" distB="0" distL="114300" distR="114300" simplePos="0" relativeHeight="251728896" behindDoc="0" locked="0" layoutInCell="1" allowOverlap="1" wp14:anchorId="0AA16F4F" wp14:editId="154EF5DA">
                <wp:simplePos x="0" y="0"/>
                <wp:positionH relativeFrom="column">
                  <wp:posOffset>0</wp:posOffset>
                </wp:positionH>
                <wp:positionV relativeFrom="paragraph">
                  <wp:posOffset>3521710</wp:posOffset>
                </wp:positionV>
                <wp:extent cx="4608830" cy="635"/>
                <wp:effectExtent l="0" t="0" r="0" b="0"/>
                <wp:wrapThrough wrapText="bothSides">
                  <wp:wrapPolygon edited="0">
                    <wp:start x="0" y="0"/>
                    <wp:lineTo x="0" y="21600"/>
                    <wp:lineTo x="21600" y="21600"/>
                    <wp:lineTo x="21600" y="0"/>
                  </wp:wrapPolygon>
                </wp:wrapThrough>
                <wp:docPr id="3" name="Textfeld 3"/>
                <wp:cNvGraphicFramePr/>
                <a:graphic xmlns:a="http://schemas.openxmlformats.org/drawingml/2006/main">
                  <a:graphicData uri="http://schemas.microsoft.com/office/word/2010/wordprocessingShape">
                    <wps:wsp>
                      <wps:cNvSpPr txBox="1"/>
                      <wps:spPr>
                        <a:xfrm>
                          <a:off x="0" y="0"/>
                          <a:ext cx="4608830" cy="635"/>
                        </a:xfrm>
                        <a:prstGeom prst="rect">
                          <a:avLst/>
                        </a:prstGeom>
                        <a:solidFill>
                          <a:prstClr val="white"/>
                        </a:solidFill>
                        <a:ln>
                          <a:noFill/>
                        </a:ln>
                      </wps:spPr>
                      <wps:txbx>
                        <w:txbxContent>
                          <w:p w14:paraId="1C8FC50A" w14:textId="1D56DBED" w:rsidR="009902E6" w:rsidRPr="00534682" w:rsidRDefault="009902E6" w:rsidP="009902E6">
                            <w:pPr>
                              <w:pStyle w:val="Beschriftung"/>
                              <w:rPr>
                                <w:noProof/>
                              </w:rPr>
                            </w:pPr>
                            <w:bookmarkStart w:id="31" w:name="_Toc88468666"/>
                            <w:r>
                              <w:t xml:space="preserve">Abbildung </w:t>
                            </w:r>
                            <w:r w:rsidR="0034038F">
                              <w:fldChar w:fldCharType="begin"/>
                            </w:r>
                            <w:r w:rsidR="0034038F">
                              <w:instrText xml:space="preserve"> SEQ Abbildung \* ARABIC </w:instrText>
                            </w:r>
                            <w:r w:rsidR="0034038F">
                              <w:fldChar w:fldCharType="separate"/>
                            </w:r>
                            <w:r w:rsidR="005474F5">
                              <w:rPr>
                                <w:noProof/>
                              </w:rPr>
                              <w:t>1</w:t>
                            </w:r>
                            <w:r w:rsidR="0034038F">
                              <w:rPr>
                                <w:noProof/>
                              </w:rPr>
                              <w:fldChar w:fldCharType="end"/>
                            </w:r>
                            <w:r>
                              <w:t>: Arbeitsplatz</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A16F4F" id="_x0000_t202" coordsize="21600,21600" o:spt="202" path="m,l,21600r21600,l21600,xe">
                <v:stroke joinstyle="miter"/>
                <v:path gradientshapeok="t" o:connecttype="rect"/>
              </v:shapetype>
              <v:shape id="Textfeld 3" o:spid="_x0000_s1026" type="#_x0000_t202" style="position:absolute;margin-left:0;margin-top:277.3pt;width:362.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" stroked="f">
                <v:textbox style="mso-fit-shape-to-text:t" inset="0,0,0,0">
                  <w:txbxContent>
                    <w:p w14:paraId="1C8FC50A" w14:textId="1D56DBED" w:rsidR="009902E6" w:rsidRPr="00534682" w:rsidRDefault="009902E6" w:rsidP="009902E6">
                      <w:pPr>
                        <w:pStyle w:val="Beschriftung"/>
                        <w:rPr>
                          <w:noProof/>
                        </w:rPr>
                      </w:pPr>
                      <w:bookmarkStart w:id="32" w:name="_Toc88468666"/>
                      <w:r>
                        <w:t xml:space="preserve">Abbildung </w:t>
                      </w:r>
                      <w:r w:rsidR="0034038F">
                        <w:fldChar w:fldCharType="begin"/>
                      </w:r>
                      <w:r w:rsidR="0034038F">
                        <w:instrText xml:space="preserve"> SEQ Abbildung \* ARABIC </w:instrText>
                      </w:r>
                      <w:r w:rsidR="0034038F">
                        <w:fldChar w:fldCharType="separate"/>
                      </w:r>
                      <w:r w:rsidR="005474F5">
                        <w:rPr>
                          <w:noProof/>
                        </w:rPr>
                        <w:t>1</w:t>
                      </w:r>
                      <w:r w:rsidR="0034038F">
                        <w:rPr>
                          <w:noProof/>
                        </w:rPr>
                        <w:fldChar w:fldCharType="end"/>
                      </w:r>
                      <w:r>
                        <w:t>: Arbeitsplatz</w:t>
                      </w:r>
                      <w:bookmarkEnd w:id="32"/>
                    </w:p>
                  </w:txbxContent>
                </v:textbox>
                <w10:wrap type="through"/>
              </v:shape>
            </w:pict>
          </mc:Fallback>
        </mc:AlternateContent>
      </w:r>
      <w:r w:rsidR="005A1C26">
        <w:rPr>
          <w:noProof/>
        </w:rPr>
        <w:drawing>
          <wp:anchor distT="0" distB="0" distL="114300" distR="114300" simplePos="0" relativeHeight="251726848" behindDoc="0" locked="0" layoutInCell="1" allowOverlap="1" wp14:anchorId="33DE6E79" wp14:editId="46289259">
            <wp:simplePos x="0" y="0"/>
            <wp:positionH relativeFrom="margin">
              <wp:align>left</wp:align>
            </wp:positionH>
            <wp:positionV relativeFrom="paragraph">
              <wp:posOffset>8716</wp:posOffset>
            </wp:positionV>
            <wp:extent cx="4608830" cy="3456305"/>
            <wp:effectExtent l="0" t="0" r="1270" b="0"/>
            <wp:wrapThrough wrapText="bothSides">
              <wp:wrapPolygon edited="0">
                <wp:start x="0" y="0"/>
                <wp:lineTo x="0" y="21429"/>
                <wp:lineTo x="21517" y="21429"/>
                <wp:lineTo x="21517"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8830" cy="345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1F987" w14:textId="3F6E2B16" w:rsidR="00A836CB" w:rsidRDefault="00A836CB" w:rsidP="00A836CB">
      <w:pPr>
        <w:pStyle w:val="berschrift3"/>
      </w:pPr>
      <w:bookmarkStart w:id="33" w:name="_Toc88727808"/>
      <w:r>
        <w:t>Arbeitsnotebook:</w:t>
      </w:r>
      <w:bookmarkEnd w:id="33"/>
      <w:r>
        <w:t xml:space="preserve"> </w:t>
      </w:r>
    </w:p>
    <w:p w14:paraId="0077BD31" w14:textId="3E62A4F7" w:rsidR="008D1FCA" w:rsidRPr="008D1FCA" w:rsidRDefault="008D1FCA" w:rsidP="008D1FCA">
      <w:r>
        <w:t>Die Technische Fachschule Bern stellt den Lernenden der Abteilung Informatik ein Arbeitsnotebook zur Verfügung.</w:t>
      </w:r>
    </w:p>
    <w:p w14:paraId="0B5EC7D7"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w:t>
      </w:r>
    </w:p>
    <w:p w14:paraId="050838AC" w14:textId="7628AF8E" w:rsidR="00667EF9" w:rsidRDefault="00667EF9" w:rsidP="00667EF9">
      <w:pPr>
        <w:pStyle w:val="Beschriftung"/>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0"/>
        <w:gridCol w:w="1596"/>
        <w:gridCol w:w="3290"/>
      </w:tblGrid>
      <w:tr w:rsidR="00AC48F1" w:rsidRPr="00AC48F1" w14:paraId="32CA40B2" w14:textId="77777777" w:rsidTr="00AC48F1">
        <w:trPr>
          <w:trHeight w:val="470"/>
        </w:trPr>
        <w:tc>
          <w:tcPr>
            <w:tcW w:w="0" w:type="auto"/>
            <w:shd w:val="clear" w:color="auto" w:fill="8EAADB" w:themeFill="accent1" w:themeFillTint="99"/>
            <w:tcMar>
              <w:top w:w="100" w:type="dxa"/>
              <w:left w:w="100" w:type="dxa"/>
              <w:bottom w:w="100" w:type="dxa"/>
              <w:right w:w="100" w:type="dxa"/>
            </w:tcMar>
            <w:vAlign w:val="center"/>
            <w:hideMark/>
          </w:tcPr>
          <w:p w14:paraId="4E2540FF" w14:textId="70CDBE3A"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Darstellung</w:t>
            </w:r>
          </w:p>
        </w:tc>
        <w:tc>
          <w:tcPr>
            <w:tcW w:w="0" w:type="auto"/>
            <w:shd w:val="clear" w:color="auto" w:fill="8EAADB" w:themeFill="accent1" w:themeFillTint="99"/>
            <w:tcMar>
              <w:top w:w="100" w:type="dxa"/>
              <w:left w:w="100" w:type="dxa"/>
              <w:bottom w:w="100" w:type="dxa"/>
              <w:right w:w="100" w:type="dxa"/>
            </w:tcMar>
            <w:vAlign w:val="center"/>
            <w:hideMark/>
          </w:tcPr>
          <w:p w14:paraId="063B51D4" w14:textId="30F31666"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Kategorie</w:t>
            </w:r>
          </w:p>
        </w:tc>
        <w:tc>
          <w:tcPr>
            <w:tcW w:w="0" w:type="auto"/>
            <w:shd w:val="clear" w:color="auto" w:fill="8EAADB" w:themeFill="accent1" w:themeFillTint="99"/>
            <w:tcMar>
              <w:top w:w="100" w:type="dxa"/>
              <w:left w:w="100" w:type="dxa"/>
              <w:bottom w:w="100" w:type="dxa"/>
              <w:right w:w="100" w:type="dxa"/>
            </w:tcMar>
            <w:vAlign w:val="center"/>
            <w:hideMark/>
          </w:tcPr>
          <w:p w14:paraId="2CBEE7AA" w14:textId="70350B1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Beschreibung</w:t>
            </w:r>
          </w:p>
        </w:tc>
      </w:tr>
      <w:tr w:rsidR="00AC48F1" w:rsidRPr="00AC48F1" w14:paraId="27D886F1" w14:textId="77777777" w:rsidTr="00AC48F1">
        <w:trPr>
          <w:trHeight w:val="470"/>
        </w:trPr>
        <w:tc>
          <w:tcPr>
            <w:tcW w:w="0" w:type="auto"/>
            <w:vMerge w:val="restart"/>
            <w:tcMar>
              <w:top w:w="100" w:type="dxa"/>
              <w:left w:w="100" w:type="dxa"/>
              <w:bottom w:w="100" w:type="dxa"/>
              <w:right w:w="100" w:type="dxa"/>
            </w:tcMar>
            <w:hideMark/>
          </w:tcPr>
          <w:p w14:paraId="1420C1A3" w14:textId="03BE1EA5" w:rsidR="00AC48F1" w:rsidRPr="00AC48F1" w:rsidRDefault="00AC48F1" w:rsidP="00AC48F1">
            <w:pPr>
              <w:spacing w:line="240" w:lineRule="auto"/>
              <w:rPr>
                <w:rFonts w:ascii="Times New Roman" w:eastAsia="Times New Roman" w:hAnsi="Times New Roman" w:cs="Times New Roman"/>
                <w:sz w:val="24"/>
                <w:szCs w:val="24"/>
                <w:lang w:eastAsia="de-CH"/>
              </w:rPr>
            </w:pPr>
            <w:r w:rsidRPr="00AC48F1">
              <w:rPr>
                <w:rFonts w:ascii="Calibri" w:eastAsia="Times New Roman" w:hAnsi="Calibri" w:cs="Calibri"/>
                <w:noProof/>
                <w:color w:val="000000"/>
                <w:bdr w:val="none" w:sz="0" w:space="0" w:color="auto" w:frame="1"/>
                <w:lang w:eastAsia="de-CH"/>
              </w:rPr>
              <w:drawing>
                <wp:inline distT="0" distB="0" distL="0" distR="0" wp14:anchorId="239E4F8E" wp14:editId="16F658EC">
                  <wp:extent cx="1790700" cy="1314450"/>
                  <wp:effectExtent l="0" t="0" r="0" b="0"/>
                  <wp:docPr id="11" name="Grafik 11" descr="Ein Bild, das Text, Elektronik, compute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lektronik, computer, Computer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0700" cy="131445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47B13CF1"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OS</w:t>
            </w:r>
          </w:p>
        </w:tc>
        <w:tc>
          <w:tcPr>
            <w:tcW w:w="0" w:type="auto"/>
            <w:tcMar>
              <w:top w:w="100" w:type="dxa"/>
              <w:left w:w="100" w:type="dxa"/>
              <w:bottom w:w="100" w:type="dxa"/>
              <w:right w:w="100" w:type="dxa"/>
            </w:tcMar>
            <w:hideMark/>
          </w:tcPr>
          <w:p w14:paraId="757BC243"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Microsoft Windows 10 Pro</w:t>
            </w:r>
          </w:p>
        </w:tc>
      </w:tr>
      <w:tr w:rsidR="00AC48F1" w:rsidRPr="00AC48F1" w14:paraId="46DE31BE" w14:textId="77777777" w:rsidTr="00AC48F1">
        <w:trPr>
          <w:trHeight w:val="1790"/>
        </w:trPr>
        <w:tc>
          <w:tcPr>
            <w:tcW w:w="0" w:type="auto"/>
            <w:vMerge/>
            <w:vAlign w:val="center"/>
            <w:hideMark/>
          </w:tcPr>
          <w:p w14:paraId="38BD961B"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5C345962"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Prozessor</w:t>
            </w:r>
          </w:p>
        </w:tc>
        <w:tc>
          <w:tcPr>
            <w:tcW w:w="0" w:type="auto"/>
            <w:tcMar>
              <w:top w:w="100" w:type="dxa"/>
              <w:left w:w="100" w:type="dxa"/>
              <w:bottom w:w="100" w:type="dxa"/>
              <w:right w:w="100" w:type="dxa"/>
            </w:tcMar>
            <w:hideMark/>
          </w:tcPr>
          <w:p w14:paraId="5F55DAB1" w14:textId="77777777" w:rsidR="00AC48F1" w:rsidRPr="00AC48F1" w:rsidRDefault="00AC48F1" w:rsidP="00AC48F1">
            <w:pPr>
              <w:spacing w:before="240" w:after="240" w:line="240" w:lineRule="auto"/>
              <w:rPr>
                <w:rFonts w:ascii="Times New Roman" w:eastAsia="Times New Roman" w:hAnsi="Times New Roman" w:cs="Times New Roman"/>
                <w:sz w:val="24"/>
                <w:szCs w:val="24"/>
                <w:lang w:val="en-US" w:eastAsia="de-CH"/>
              </w:rPr>
            </w:pPr>
            <w:r w:rsidRPr="00AC48F1">
              <w:rPr>
                <w:rFonts w:ascii="Calibri" w:eastAsia="Times New Roman" w:hAnsi="Calibri" w:cs="Calibri"/>
                <w:color w:val="000000"/>
                <w:lang w:val="en-US" w:eastAsia="de-CH"/>
              </w:rPr>
              <w:t xml:space="preserve">Intel(R) </w:t>
            </w:r>
            <w:proofErr w:type="gramStart"/>
            <w:r w:rsidRPr="00AC48F1">
              <w:rPr>
                <w:rFonts w:ascii="Calibri" w:eastAsia="Times New Roman" w:hAnsi="Calibri" w:cs="Calibri"/>
                <w:color w:val="000000"/>
                <w:lang w:val="en-US" w:eastAsia="de-CH"/>
              </w:rPr>
              <w:t>Core(</w:t>
            </w:r>
            <w:proofErr w:type="gramEnd"/>
            <w:r w:rsidRPr="00AC48F1">
              <w:rPr>
                <w:rFonts w:ascii="Calibri" w:eastAsia="Times New Roman" w:hAnsi="Calibri" w:cs="Calibri"/>
                <w:color w:val="000000"/>
                <w:lang w:val="en-US" w:eastAsia="de-CH"/>
              </w:rPr>
              <w:t>TM) i7-8550U CPU @</w:t>
            </w:r>
          </w:p>
          <w:p w14:paraId="7BB3AD3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1.80GHz  </w:t>
            </w:r>
          </w:p>
          <w:p w14:paraId="3707F21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1.99 GHz</w:t>
            </w:r>
          </w:p>
        </w:tc>
      </w:tr>
      <w:tr w:rsidR="00AC48F1" w:rsidRPr="00AC48F1" w14:paraId="5AB15CE3" w14:textId="77777777" w:rsidTr="00AC48F1">
        <w:trPr>
          <w:trHeight w:val="470"/>
        </w:trPr>
        <w:tc>
          <w:tcPr>
            <w:tcW w:w="0" w:type="auto"/>
            <w:vMerge/>
            <w:vAlign w:val="center"/>
            <w:hideMark/>
          </w:tcPr>
          <w:p w14:paraId="55272F5F"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5B51382F"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Arbeitsspeicher</w:t>
            </w:r>
          </w:p>
        </w:tc>
        <w:tc>
          <w:tcPr>
            <w:tcW w:w="0" w:type="auto"/>
            <w:tcMar>
              <w:top w:w="100" w:type="dxa"/>
              <w:left w:w="100" w:type="dxa"/>
              <w:bottom w:w="100" w:type="dxa"/>
              <w:right w:w="100" w:type="dxa"/>
            </w:tcMar>
            <w:hideMark/>
          </w:tcPr>
          <w:p w14:paraId="55E559C2"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16 GB</w:t>
            </w:r>
          </w:p>
        </w:tc>
      </w:tr>
      <w:tr w:rsidR="00AC48F1" w:rsidRPr="00AC48F1" w14:paraId="6E27D09D" w14:textId="77777777" w:rsidTr="00AC48F1">
        <w:trPr>
          <w:trHeight w:val="470"/>
        </w:trPr>
        <w:tc>
          <w:tcPr>
            <w:tcW w:w="0" w:type="auto"/>
            <w:vMerge/>
            <w:vAlign w:val="center"/>
            <w:hideMark/>
          </w:tcPr>
          <w:p w14:paraId="61456281"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3DE0DA3C"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Hersteller</w:t>
            </w:r>
          </w:p>
        </w:tc>
        <w:tc>
          <w:tcPr>
            <w:tcW w:w="0" w:type="auto"/>
            <w:tcMar>
              <w:top w:w="100" w:type="dxa"/>
              <w:left w:w="100" w:type="dxa"/>
              <w:bottom w:w="100" w:type="dxa"/>
              <w:right w:w="100" w:type="dxa"/>
            </w:tcMar>
            <w:hideMark/>
          </w:tcPr>
          <w:p w14:paraId="762114CC"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HP</w:t>
            </w:r>
          </w:p>
        </w:tc>
      </w:tr>
      <w:tr w:rsidR="00AC48F1" w:rsidRPr="00AC48F1" w14:paraId="01E74037" w14:textId="77777777" w:rsidTr="00AC48F1">
        <w:trPr>
          <w:trHeight w:val="470"/>
        </w:trPr>
        <w:tc>
          <w:tcPr>
            <w:tcW w:w="0" w:type="auto"/>
            <w:vMerge/>
            <w:vAlign w:val="center"/>
            <w:hideMark/>
          </w:tcPr>
          <w:p w14:paraId="087B16A4"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752051F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Modellname</w:t>
            </w:r>
          </w:p>
        </w:tc>
        <w:tc>
          <w:tcPr>
            <w:tcW w:w="0" w:type="auto"/>
            <w:tcMar>
              <w:top w:w="100" w:type="dxa"/>
              <w:left w:w="100" w:type="dxa"/>
              <w:bottom w:w="100" w:type="dxa"/>
              <w:right w:w="100" w:type="dxa"/>
            </w:tcMar>
            <w:hideMark/>
          </w:tcPr>
          <w:p w14:paraId="73F46583" w14:textId="77777777" w:rsidR="00AC48F1" w:rsidRPr="00AC48F1" w:rsidRDefault="00AC48F1" w:rsidP="00667EF9">
            <w:pPr>
              <w:keepNext/>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HP EliteBook850 G5</w:t>
            </w:r>
          </w:p>
        </w:tc>
      </w:tr>
    </w:tbl>
    <w:p w14:paraId="41097280" w14:textId="34BACB36" w:rsidR="00A836CB" w:rsidRPr="00A836CB" w:rsidRDefault="00667EF9" w:rsidP="00667EF9">
      <w:pPr>
        <w:pStyle w:val="Beschriftung"/>
      </w:pPr>
      <w:bookmarkStart w:id="34" w:name="_Toc88468791"/>
      <w:r>
        <w:t xml:space="preserve">Tabelle </w:t>
      </w:r>
      <w:r w:rsidR="0034038F">
        <w:fldChar w:fldCharType="begin"/>
      </w:r>
      <w:r w:rsidR="0034038F">
        <w:instrText xml:space="preserve"> SEQ Tabelle \* ARABIC </w:instrText>
      </w:r>
      <w:r w:rsidR="0034038F">
        <w:fldChar w:fldCharType="separate"/>
      </w:r>
      <w:r w:rsidR="00E2796F">
        <w:rPr>
          <w:noProof/>
        </w:rPr>
        <w:t>2</w:t>
      </w:r>
      <w:r w:rsidR="0034038F">
        <w:rPr>
          <w:noProof/>
        </w:rPr>
        <w:fldChar w:fldCharType="end"/>
      </w:r>
      <w:r>
        <w:t>: Arbeitsnotebook</w:t>
      </w:r>
      <w:bookmarkEnd w:id="34"/>
    </w:p>
    <w:p w14:paraId="23994C9D" w14:textId="6B3C0E38" w:rsidR="005A3BF3" w:rsidRDefault="005A3BF3" w:rsidP="005A3BF3">
      <w:pPr>
        <w:pStyle w:val="berschrift2"/>
      </w:pPr>
      <w:bookmarkStart w:id="35" w:name="_Toc88727809"/>
      <w:r>
        <w:t>Dokumentablage</w:t>
      </w:r>
      <w:bookmarkEnd w:id="35"/>
    </w:p>
    <w:p w14:paraId="021E7EA8" w14:textId="40CF6C4D" w:rsidR="00BA1C99" w:rsidRDefault="00E82EE7" w:rsidP="00BA1C99">
      <w:r>
        <w:t>Sämtliche für die IPA relevante Dokumente sind lokal auf meinem Arbeitsnotebook abgelegt. Für jede Version der Dokumentation und jede Phase des Projekts wurde ein Unterordner angelegt.</w:t>
      </w:r>
    </w:p>
    <w:p w14:paraId="1284B11F" w14:textId="4E3AC233" w:rsidR="00667EF9" w:rsidRDefault="00301365" w:rsidP="00667EF9">
      <w:pPr>
        <w:pStyle w:val="Beschriftung"/>
        <w:keepNext/>
      </w:pPr>
      <w:r w:rsidRPr="00301365">
        <w:rPr>
          <w:noProof/>
        </w:rPr>
        <w:drawing>
          <wp:inline distT="0" distB="0" distL="0" distR="0" wp14:anchorId="3F390960" wp14:editId="1523DE48">
            <wp:extent cx="5760720" cy="4728845"/>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9"/>
                    <a:stretch>
                      <a:fillRect/>
                    </a:stretch>
                  </pic:blipFill>
                  <pic:spPr>
                    <a:xfrm>
                      <a:off x="0" y="0"/>
                      <a:ext cx="5760720" cy="4728845"/>
                    </a:xfrm>
                    <a:prstGeom prst="rect">
                      <a:avLst/>
                    </a:prstGeom>
                  </pic:spPr>
                </pic:pic>
              </a:graphicData>
            </a:graphic>
          </wp:inline>
        </w:drawing>
      </w:r>
    </w:p>
    <w:p w14:paraId="46029BEF" w14:textId="44C36FAE" w:rsidR="00BA1C99" w:rsidRPr="00BA1C99" w:rsidRDefault="00667EF9" w:rsidP="00667EF9">
      <w:pPr>
        <w:pStyle w:val="Beschriftung"/>
      </w:pPr>
      <w:bookmarkStart w:id="36" w:name="_Toc88468667"/>
      <w:r>
        <w:t xml:space="preserve">Abbildung </w:t>
      </w:r>
      <w:r w:rsidR="0034038F">
        <w:fldChar w:fldCharType="begin"/>
      </w:r>
      <w:r w:rsidR="0034038F">
        <w:instrText xml:space="preserve"> SEQ Abbildung \* ARABIC </w:instrText>
      </w:r>
      <w:r w:rsidR="0034038F">
        <w:fldChar w:fldCharType="separate"/>
      </w:r>
      <w:r w:rsidR="005474F5">
        <w:rPr>
          <w:noProof/>
        </w:rPr>
        <w:t>2</w:t>
      </w:r>
      <w:r w:rsidR="0034038F">
        <w:rPr>
          <w:noProof/>
        </w:rPr>
        <w:fldChar w:fldCharType="end"/>
      </w:r>
      <w:r>
        <w:t>: Dokumentablage</w:t>
      </w:r>
      <w:bookmarkEnd w:id="36"/>
    </w:p>
    <w:p w14:paraId="617A3E9E" w14:textId="5F0AEA67" w:rsidR="00BA1C99" w:rsidRDefault="003E479E">
      <w:r>
        <w:lastRenderedPageBreak/>
        <w:br/>
      </w:r>
      <w:r w:rsidR="00E67F75">
        <w:br/>
      </w:r>
      <w:r w:rsidR="00BA1C99">
        <w:br/>
      </w:r>
    </w:p>
    <w:p w14:paraId="737271CA" w14:textId="094AF3F5" w:rsidR="00BA1C99" w:rsidRPr="00BA1C99" w:rsidRDefault="00BA1C99" w:rsidP="00BA1C99"/>
    <w:p w14:paraId="696BEFDB" w14:textId="1A904726" w:rsidR="005A3BF3" w:rsidRDefault="008C57FE" w:rsidP="005A3BF3">
      <w:pPr>
        <w:pStyle w:val="berschrift2"/>
      </w:pPr>
      <w:bookmarkStart w:id="37" w:name="_Toc88727810"/>
      <w:r>
        <w:t>Dokumentsicherung der Vor-IPA</w:t>
      </w:r>
      <w:bookmarkEnd w:id="37"/>
    </w:p>
    <w:p w14:paraId="556E47D8" w14:textId="0A91303C" w:rsidR="00AA3F09" w:rsidRDefault="00BC71A5" w:rsidP="00BA1C99">
      <w:r>
        <w:t>Die Dokumentsicherung erfolgt einerseits über OneDrive. Zusätzlich wurde ein</w:t>
      </w:r>
      <w:r w:rsidR="003C5DF2">
        <w:t>e externe SSD</w:t>
      </w:r>
      <w:r>
        <w:t xml:space="preserve"> angeschafft, auf welche</w:t>
      </w:r>
      <w:r w:rsidR="003C5DF2">
        <w:t>r</w:t>
      </w:r>
      <w:r>
        <w:t xml:space="preserve"> täglich</w:t>
      </w:r>
      <w:r w:rsidR="008B6D57">
        <w:t xml:space="preserve"> </w:t>
      </w:r>
      <w:r>
        <w:t>am Ende des Tages die gesamte Ordnerstruktur der Vor-IPA abgespeicher</w:t>
      </w:r>
      <w:r w:rsidR="00C86F9C">
        <w:t>t</w:t>
      </w:r>
      <w:r>
        <w:t xml:space="preserve"> wird</w:t>
      </w:r>
      <w:r w:rsidR="00925623">
        <w:t xml:space="preserve">, dafür wird die Backupsoftware </w:t>
      </w:r>
      <w:proofErr w:type="spellStart"/>
      <w:r w:rsidR="00925623">
        <w:t>Du</w:t>
      </w:r>
      <w:r w:rsidR="00A04A2C">
        <w:t>plicati</w:t>
      </w:r>
      <w:proofErr w:type="spellEnd"/>
      <w:r w:rsidR="00A04A2C">
        <w:t xml:space="preserve"> verwendet.</w:t>
      </w:r>
    </w:p>
    <w:p w14:paraId="2BED104C" w14:textId="081DDA0D" w:rsidR="00AA3F09" w:rsidRDefault="00776EF8" w:rsidP="00776EF8">
      <w:pPr>
        <w:pStyle w:val="berschrift3"/>
      </w:pPr>
      <w:bookmarkStart w:id="38" w:name="_Toc88727811"/>
      <w:r>
        <w:t>OneDrive</w:t>
      </w:r>
      <w:bookmarkEnd w:id="38"/>
    </w:p>
    <w:p w14:paraId="1792B11E" w14:textId="5E27A45C" w:rsidR="00385199" w:rsidRPr="00776EF8" w:rsidRDefault="0021622E" w:rsidP="00776EF8">
      <w:r>
        <w:t xml:space="preserve">Alle </w:t>
      </w:r>
      <w:r w:rsidR="00C86F9C">
        <w:t>r</w:t>
      </w:r>
      <w:r>
        <w:t xml:space="preserve">elevanten Dokumente im Zusammenhang mit der Vor-IPA sind in einem </w:t>
      </w:r>
      <w:r w:rsidR="003626D7">
        <w:t xml:space="preserve">Verzeichnis abgelegt, welches mit OneDrive </w:t>
      </w:r>
      <w:r w:rsidR="00C86F9C">
        <w:t>s</w:t>
      </w:r>
      <w:r w:rsidR="003626D7">
        <w:t>ynchronisiert wird.</w:t>
      </w:r>
      <w:r w:rsidR="006431F7">
        <w:t xml:space="preserve"> </w:t>
      </w:r>
      <w:r w:rsidR="00764E9B">
        <w:t xml:space="preserve">OneDrive lädt alle Dateien </w:t>
      </w:r>
      <w:r w:rsidR="005E1401">
        <w:t xml:space="preserve">in ihre Cloud hoch. Solange ich </w:t>
      </w:r>
      <w:r w:rsidR="005E4DD9">
        <w:t xml:space="preserve">über </w:t>
      </w:r>
      <w:r w:rsidR="005E1401">
        <w:t>eine Interne</w:t>
      </w:r>
      <w:r w:rsidR="005E4DD9">
        <w:t xml:space="preserve">tverbindung und die notwendigen Zugangsdaten verfüge, kann ich </w:t>
      </w:r>
      <w:r w:rsidR="00385199">
        <w:t xml:space="preserve">von überall auf die Cloud zugreifen. </w:t>
      </w:r>
      <w:r w:rsidR="00836149">
        <w:t>Jede einzelne Version der Doku ist</w:t>
      </w:r>
      <w:r w:rsidR="00C86F9C">
        <w:t xml:space="preserve"> </w:t>
      </w:r>
      <w:ins w:id="39" w:author="Therese" w:date="2021-11-25T14:01:00Z">
        <w:r w:rsidR="00C86F9C">
          <w:t>in</w:t>
        </w:r>
      </w:ins>
      <w:r w:rsidR="00836149">
        <w:t xml:space="preserve"> einem separaten Verzeichnis gespeichert, wodurch sichergestellt wird</w:t>
      </w:r>
      <w:ins w:id="40" w:author="Therese" w:date="2021-11-25T14:02:00Z">
        <w:r w:rsidR="00C86F9C">
          <w:t>,</w:t>
        </w:r>
      </w:ins>
      <w:r w:rsidR="00836149">
        <w:t xml:space="preserve"> da</w:t>
      </w:r>
      <w:ins w:id="41" w:author="Therese" w:date="2021-11-25T14:02:00Z">
        <w:r w:rsidR="00C86F9C">
          <w:t>s</w:t>
        </w:r>
      </w:ins>
      <w:r w:rsidR="00836149">
        <w:t>s auch auf jede Version zugegriffen werden kann.</w:t>
      </w:r>
    </w:p>
    <w:p w14:paraId="6DF7F348" w14:textId="7369526C" w:rsidR="00FE01DD" w:rsidRDefault="004F1564" w:rsidP="00FE01DD">
      <w:pPr>
        <w:pStyle w:val="berschrift3"/>
      </w:pPr>
      <w:r>
        <w:t xml:space="preserve"> </w:t>
      </w:r>
      <w:bookmarkStart w:id="42" w:name="_Toc88727812"/>
      <w:r>
        <w:t>Wiederherstellung der Daten mit OneDrive</w:t>
      </w:r>
      <w:bookmarkEnd w:id="42"/>
    </w:p>
    <w:p w14:paraId="5653E654" w14:textId="410442C1" w:rsidR="00B03A36" w:rsidRDefault="00E244E1" w:rsidP="0080118F">
      <w:r>
        <w:t xml:space="preserve">Angenommen, das Arbeitsnotebook ist nicht mehr </w:t>
      </w:r>
      <w:r w:rsidR="00442915">
        <w:t>verfügbar</w:t>
      </w:r>
      <w:r>
        <w:t>.</w:t>
      </w:r>
      <w:r w:rsidR="00442915">
        <w:t xml:space="preserve"> In diesem Fall meldet man sich von einem </w:t>
      </w:r>
      <w:r w:rsidR="00FB1021">
        <w:t>anderen Gerät aus in der OneDrive Cloud an</w:t>
      </w:r>
      <w:r w:rsidR="002721B8">
        <w:t>, um auf die Daten zuzugreifen.</w:t>
      </w:r>
    </w:p>
    <w:p w14:paraId="0B4536BF" w14:textId="77777777" w:rsidR="00B42EF3" w:rsidRDefault="004643C4" w:rsidP="00B42EF3">
      <w:pPr>
        <w:keepNext/>
      </w:pPr>
      <w:r>
        <w:rPr>
          <w:noProof/>
        </w:rPr>
        <w:drawing>
          <wp:inline distT="0" distB="0" distL="0" distR="0" wp14:anchorId="40EFFA91" wp14:editId="62D2528D">
            <wp:extent cx="5760720" cy="244284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42845"/>
                    </a:xfrm>
                    <a:prstGeom prst="rect">
                      <a:avLst/>
                    </a:prstGeom>
                  </pic:spPr>
                </pic:pic>
              </a:graphicData>
            </a:graphic>
          </wp:inline>
        </w:drawing>
      </w:r>
    </w:p>
    <w:p w14:paraId="35B77770" w14:textId="47D41203" w:rsidR="00E67F75" w:rsidRDefault="00B42EF3" w:rsidP="00B42EF3">
      <w:pPr>
        <w:pStyle w:val="Beschriftung"/>
      </w:pPr>
      <w:bookmarkStart w:id="43" w:name="_Toc88468668"/>
      <w:r>
        <w:t xml:space="preserve">Abbildung </w:t>
      </w:r>
      <w:r w:rsidR="0034038F">
        <w:fldChar w:fldCharType="begin"/>
      </w:r>
      <w:r w:rsidR="0034038F">
        <w:instrText xml:space="preserve"> SEQ Abbildung \* ARABIC </w:instrText>
      </w:r>
      <w:r w:rsidR="0034038F">
        <w:fldChar w:fldCharType="separate"/>
      </w:r>
      <w:r w:rsidR="005474F5">
        <w:rPr>
          <w:noProof/>
        </w:rPr>
        <w:t>3</w:t>
      </w:r>
      <w:r w:rsidR="0034038F">
        <w:rPr>
          <w:noProof/>
        </w:rPr>
        <w:fldChar w:fldCharType="end"/>
      </w:r>
      <w:r>
        <w:t>: OneDrive Cloud</w:t>
      </w:r>
      <w:bookmarkEnd w:id="43"/>
    </w:p>
    <w:p w14:paraId="04191D23" w14:textId="77777777" w:rsidR="00B42EF3" w:rsidRDefault="00B42EF3" w:rsidP="00B42EF3"/>
    <w:p w14:paraId="7E866567" w14:textId="7AFA7B65" w:rsidR="00B42EF3" w:rsidRDefault="00FE6158" w:rsidP="00B42EF3">
      <w:r>
        <w:lastRenderedPageBreak/>
        <w:t xml:space="preserve">Um die Daten wieder lokal auf das Arbeitsgerät zu holen, wird auf dem </w:t>
      </w:r>
      <w:r w:rsidR="00A55B7B">
        <w:t>Menü</w:t>
      </w:r>
      <w:r w:rsidR="00BB5B3C">
        <w:t>-B</w:t>
      </w:r>
      <w:r w:rsidR="00A55B7B">
        <w:t>and die</w:t>
      </w:r>
      <w:r w:rsidR="00BB5B3C">
        <w:t xml:space="preserve"> Schaltfläche Download ausgewählt.</w:t>
      </w:r>
      <w:r w:rsidR="002064A1">
        <w:t xml:space="preserve"> Nun </w:t>
      </w:r>
      <w:r w:rsidR="00810836">
        <w:t>ist unter</w:t>
      </w:r>
      <w:r w:rsidR="006F460C">
        <w:t xml:space="preserve"> «Downloads</w:t>
      </w:r>
      <w:r w:rsidR="00A97CD9">
        <w:t>/</w:t>
      </w:r>
      <w:r w:rsidR="006F460C">
        <w:t>OneDrive</w:t>
      </w:r>
      <w:r w:rsidR="00A97CD9">
        <w:t>/Downloads»</w:t>
      </w:r>
      <w:r w:rsidR="00A97CD9">
        <w:br/>
        <w:t>der Ordne</w:t>
      </w:r>
      <w:ins w:id="44" w:author="Therese" w:date="2021-11-25T14:05:00Z">
        <w:r w:rsidR="009717E2">
          <w:t>r</w:t>
        </w:r>
      </w:ins>
      <w:del w:id="45" w:author="Therese" w:date="2021-11-25T14:05:00Z">
        <w:r w:rsidR="00A97CD9" w:rsidDel="009717E2">
          <w:delText>n</w:delText>
        </w:r>
      </w:del>
      <w:r w:rsidR="00A97CD9">
        <w:t xml:space="preserve"> VorIPA.zip vorhanden.</w:t>
      </w:r>
      <w:r w:rsidR="00D2255C">
        <w:t xml:space="preserve"> Wird dieser entpackt, so k</w:t>
      </w:r>
      <w:r w:rsidR="0001022B">
        <w:t>önnen die Dokumente wieder lokal bearbeitet we</w:t>
      </w:r>
      <w:r w:rsidR="009E6997">
        <w:t>r</w:t>
      </w:r>
      <w:r w:rsidR="0001022B">
        <w:t>den.</w:t>
      </w:r>
    </w:p>
    <w:p w14:paraId="62BF8FA0" w14:textId="0A6AE9A1" w:rsidR="009E6997" w:rsidRDefault="009E6997" w:rsidP="00B42EF3"/>
    <w:p w14:paraId="172EE8C4" w14:textId="6229A6B3" w:rsidR="009E6997" w:rsidRPr="00B42EF3" w:rsidRDefault="009E6997" w:rsidP="00B42EF3"/>
    <w:p w14:paraId="6B706BBF" w14:textId="380EB872" w:rsidR="00E67F75" w:rsidRDefault="00FC22FC" w:rsidP="00AD2A16">
      <w:r>
        <w:rPr>
          <w:noProof/>
        </w:rPr>
        <mc:AlternateContent>
          <mc:Choice Requires="wps">
            <w:drawing>
              <wp:anchor distT="0" distB="0" distL="114300" distR="114300" simplePos="0" relativeHeight="251731968" behindDoc="0" locked="0" layoutInCell="1" allowOverlap="1" wp14:anchorId="27C6AFF4" wp14:editId="27027E02">
                <wp:simplePos x="0" y="0"/>
                <wp:positionH relativeFrom="column">
                  <wp:posOffset>31750</wp:posOffset>
                </wp:positionH>
                <wp:positionV relativeFrom="paragraph">
                  <wp:posOffset>1624965</wp:posOffset>
                </wp:positionV>
                <wp:extent cx="4702175" cy="635"/>
                <wp:effectExtent l="0" t="0" r="0" b="0"/>
                <wp:wrapThrough wrapText="bothSides">
                  <wp:wrapPolygon edited="0">
                    <wp:start x="0" y="0"/>
                    <wp:lineTo x="0" y="21600"/>
                    <wp:lineTo x="21600" y="21600"/>
                    <wp:lineTo x="21600" y="0"/>
                  </wp:wrapPolygon>
                </wp:wrapThrough>
                <wp:docPr id="18" name="Textfeld 18"/>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wps:spPr>
                      <wps:txbx>
                        <w:txbxContent>
                          <w:p w14:paraId="0818BCC6" w14:textId="20F6003E" w:rsidR="00FC22FC" w:rsidRPr="00B54568" w:rsidRDefault="00FC22FC" w:rsidP="00FC22FC">
                            <w:pPr>
                              <w:pStyle w:val="Beschriftung"/>
                              <w:rPr>
                                <w:noProof/>
                              </w:rPr>
                            </w:pPr>
                            <w:bookmarkStart w:id="46" w:name="_Toc88468669"/>
                            <w:r>
                              <w:t xml:space="preserve">Abbildung </w:t>
                            </w:r>
                            <w:r w:rsidR="0034038F">
                              <w:fldChar w:fldCharType="begin"/>
                            </w:r>
                            <w:r w:rsidR="0034038F">
                              <w:instrText xml:space="preserve"> SEQ Abbildung \* ARABIC </w:instrText>
                            </w:r>
                            <w:r w:rsidR="0034038F">
                              <w:fldChar w:fldCharType="separate"/>
                            </w:r>
                            <w:r w:rsidR="005474F5">
                              <w:rPr>
                                <w:noProof/>
                              </w:rPr>
                              <w:t>4</w:t>
                            </w:r>
                            <w:r w:rsidR="0034038F">
                              <w:rPr>
                                <w:noProof/>
                              </w:rPr>
                              <w:fldChar w:fldCharType="end"/>
                            </w:r>
                            <w:r>
                              <w:t>: OneDrive Datenwiederherstellung</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6AFF4" id="Textfeld 18" o:spid="_x0000_s1027" type="#_x0000_t202" style="position:absolute;margin-left:2.5pt;margin-top:127.95pt;width:370.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" stroked="f">
                <v:textbox style="mso-fit-shape-to-text:t" inset="0,0,0,0">
                  <w:txbxContent>
                    <w:p w14:paraId="0818BCC6" w14:textId="20F6003E" w:rsidR="00FC22FC" w:rsidRPr="00B54568" w:rsidRDefault="00FC22FC" w:rsidP="00FC22FC">
                      <w:pPr>
                        <w:pStyle w:val="Beschriftung"/>
                        <w:rPr>
                          <w:noProof/>
                        </w:rPr>
                      </w:pPr>
                      <w:bookmarkStart w:id="47" w:name="_Toc88468669"/>
                      <w:r>
                        <w:t xml:space="preserve">Abbildung </w:t>
                      </w:r>
                      <w:r w:rsidR="0034038F">
                        <w:fldChar w:fldCharType="begin"/>
                      </w:r>
                      <w:r w:rsidR="0034038F">
                        <w:instrText xml:space="preserve"> SEQ Abbildung \* ARABIC </w:instrText>
                      </w:r>
                      <w:r w:rsidR="0034038F">
                        <w:fldChar w:fldCharType="separate"/>
                      </w:r>
                      <w:r w:rsidR="005474F5">
                        <w:rPr>
                          <w:noProof/>
                        </w:rPr>
                        <w:t>4</w:t>
                      </w:r>
                      <w:r w:rsidR="0034038F">
                        <w:rPr>
                          <w:noProof/>
                        </w:rPr>
                        <w:fldChar w:fldCharType="end"/>
                      </w:r>
                      <w:r>
                        <w:t>: OneDrive Datenwiederherstellung</w:t>
                      </w:r>
                      <w:bookmarkEnd w:id="47"/>
                    </w:p>
                  </w:txbxContent>
                </v:textbox>
                <w10:wrap type="through"/>
              </v:shape>
            </w:pict>
          </mc:Fallback>
        </mc:AlternateContent>
      </w:r>
      <w:r w:rsidR="009E6997">
        <w:rPr>
          <w:noProof/>
        </w:rPr>
        <w:drawing>
          <wp:anchor distT="0" distB="0" distL="114300" distR="114300" simplePos="0" relativeHeight="251729920" behindDoc="0" locked="0" layoutInCell="1" allowOverlap="1" wp14:anchorId="53717AB8" wp14:editId="309FA104">
            <wp:simplePos x="0" y="0"/>
            <wp:positionH relativeFrom="column">
              <wp:posOffset>31750</wp:posOffset>
            </wp:positionH>
            <wp:positionV relativeFrom="paragraph">
              <wp:posOffset>-452120</wp:posOffset>
            </wp:positionV>
            <wp:extent cx="4702175" cy="2019935"/>
            <wp:effectExtent l="0" t="0" r="3175" b="0"/>
            <wp:wrapThrough wrapText="bothSides">
              <wp:wrapPolygon edited="0">
                <wp:start x="0" y="0"/>
                <wp:lineTo x="0" y="21390"/>
                <wp:lineTo x="21527" y="21390"/>
                <wp:lineTo x="21527" y="0"/>
                <wp:lineTo x="0" y="0"/>
              </wp:wrapPolygon>
            </wp:wrapThrough>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rotWithShape="1">
                    <a:blip r:embed="rId21">
                      <a:extLst>
                        <a:ext uri="{28A0092B-C50C-407E-A947-70E740481C1C}">
                          <a14:useLocalDpi xmlns:a14="http://schemas.microsoft.com/office/drawing/2010/main" val="0"/>
                        </a:ext>
                      </a:extLst>
                    </a:blip>
                    <a:srcRect l="18371"/>
                    <a:stretch/>
                  </pic:blipFill>
                  <pic:spPr bwMode="auto">
                    <a:xfrm>
                      <a:off x="0" y="0"/>
                      <a:ext cx="4702175" cy="2019935"/>
                    </a:xfrm>
                    <a:prstGeom prst="rect">
                      <a:avLst/>
                    </a:prstGeom>
                    <a:ln>
                      <a:noFill/>
                    </a:ln>
                    <a:extLst>
                      <a:ext uri="{53640926-AAD7-44D8-BBD7-CCE9431645EC}">
                        <a14:shadowObscured xmlns:a14="http://schemas.microsoft.com/office/drawing/2010/main"/>
                      </a:ext>
                    </a:extLst>
                  </pic:spPr>
                </pic:pic>
              </a:graphicData>
            </a:graphic>
          </wp:anchor>
        </w:drawing>
      </w:r>
    </w:p>
    <w:p w14:paraId="2ECA62EA" w14:textId="3C430B4F" w:rsidR="00515630" w:rsidRDefault="00515630" w:rsidP="00AD2A16"/>
    <w:p w14:paraId="7315BC33" w14:textId="2AE629D3" w:rsidR="00F523DD" w:rsidRDefault="00F523DD" w:rsidP="00AD2A16"/>
    <w:p w14:paraId="5ADF4B6F" w14:textId="30A294B7" w:rsidR="00F523DD" w:rsidRDefault="00F523DD" w:rsidP="00AD2A16"/>
    <w:p w14:paraId="682FEE25" w14:textId="77777777" w:rsidR="00F523DD" w:rsidRDefault="00F523DD" w:rsidP="00AD2A16"/>
    <w:p w14:paraId="08EB9CFD" w14:textId="77777777" w:rsidR="0061000A" w:rsidRDefault="0061000A" w:rsidP="00AD2A16"/>
    <w:p w14:paraId="56D0CE51" w14:textId="77777777" w:rsidR="0061000A" w:rsidRPr="00E67F75" w:rsidRDefault="0061000A" w:rsidP="00AD2A16"/>
    <w:p w14:paraId="3B65EC29" w14:textId="212654EA" w:rsidR="00CE2FAF" w:rsidRDefault="00F523DD" w:rsidP="00BD4752">
      <w:pPr>
        <w:pStyle w:val="berschrift3"/>
      </w:pPr>
      <w:bookmarkStart w:id="48" w:name="_Toc88727813"/>
      <w:r>
        <w:t>Git</w:t>
      </w:r>
      <w:bookmarkEnd w:id="48"/>
    </w:p>
    <w:p w14:paraId="23B63BDD" w14:textId="6A801E96" w:rsidR="00182AB1" w:rsidRDefault="00BF3C62" w:rsidP="00BD4752">
      <w:r>
        <w:t>Neben OneDrive werden zusätzlich alle</w:t>
      </w:r>
      <w:r w:rsidR="00C24BFC">
        <w:t xml:space="preserve"> für die Vor-IPA rel</w:t>
      </w:r>
      <w:r w:rsidR="005A4482">
        <w:t>evanten Dokumente mit de</w:t>
      </w:r>
      <w:r w:rsidR="00E35A00">
        <w:t xml:space="preserve">r </w:t>
      </w:r>
      <w:r w:rsidR="00576133">
        <w:t xml:space="preserve">Software </w:t>
      </w:r>
      <w:proofErr w:type="spellStart"/>
      <w:r w:rsidR="00576133">
        <w:t>Git</w:t>
      </w:r>
      <w:proofErr w:type="spellEnd"/>
      <w:r w:rsidR="00E35A00">
        <w:t xml:space="preserve"> gesichert.</w:t>
      </w:r>
      <w:r w:rsidR="00FE020E">
        <w:t xml:space="preserve"> </w:t>
      </w:r>
      <w:r w:rsidR="00576133">
        <w:t xml:space="preserve"> Gibt es irgendwelche Änderungen, wird sofort ein Commit und ein Push gemacht. </w:t>
      </w:r>
    </w:p>
    <w:p w14:paraId="2AB156BB" w14:textId="77777777" w:rsidR="00182AB1" w:rsidRDefault="00182AB1" w:rsidP="00BD4752"/>
    <w:p w14:paraId="46085C6B" w14:textId="6CBADF79" w:rsidR="00576133" w:rsidRDefault="00182AB1" w:rsidP="00576133">
      <w:pPr>
        <w:pStyle w:val="berschrift3"/>
      </w:pPr>
      <w:bookmarkStart w:id="49" w:name="_Toc88727814"/>
      <w:r>
        <w:t xml:space="preserve">Wiederherstellung der </w:t>
      </w:r>
      <w:r w:rsidR="0053084D">
        <w:t xml:space="preserve">Daten mit </w:t>
      </w:r>
      <w:r w:rsidR="00F523DD">
        <w:t>Git</w:t>
      </w:r>
      <w:bookmarkEnd w:id="49"/>
    </w:p>
    <w:p w14:paraId="581C0E61" w14:textId="46EC8F0F" w:rsidR="00576133" w:rsidRPr="00576133" w:rsidRDefault="00576133" w:rsidP="00576133">
      <w:r>
        <w:t>Um</w:t>
      </w:r>
      <w:del w:id="50" w:author="Therese" w:date="2021-11-25T14:06:00Z">
        <w:r w:rsidDel="009717E2">
          <w:delText xml:space="preserve"> an</w:delText>
        </w:r>
      </w:del>
      <w:r>
        <w:t xml:space="preserve"> eine ältere Version herunterzuladen, ohne den jetzigen Stand zurückzusetzen, kann man </w:t>
      </w:r>
      <w:del w:id="51" w:author="Therese" w:date="2021-11-25T14:06:00Z">
        <w:r w:rsidDel="009717E2">
          <w:delText xml:space="preserve">die </w:delText>
        </w:r>
      </w:del>
      <w:r>
        <w:t xml:space="preserve">auf dem </w:t>
      </w:r>
      <w:proofErr w:type="spellStart"/>
      <w:r>
        <w:t>Git</w:t>
      </w:r>
      <w:proofErr w:type="spellEnd"/>
      <w:r>
        <w:t>-Server zur gewünschten Version navigieren und diese als Zip</w:t>
      </w:r>
      <w:r w:rsidR="00C1110F">
        <w:t xml:space="preserve"> herunterladen.</w:t>
      </w:r>
    </w:p>
    <w:p w14:paraId="7E9C243F" w14:textId="03B28F1B" w:rsidR="00576133" w:rsidRPr="00576133" w:rsidRDefault="00576133" w:rsidP="00576133">
      <w:r w:rsidRPr="00576133">
        <w:rPr>
          <w:noProof/>
        </w:rPr>
        <w:drawing>
          <wp:anchor distT="0" distB="0" distL="114300" distR="114300" simplePos="0" relativeHeight="251737088" behindDoc="0" locked="0" layoutInCell="1" allowOverlap="1" wp14:anchorId="58049832" wp14:editId="7428A133">
            <wp:simplePos x="0" y="0"/>
            <wp:positionH relativeFrom="margin">
              <wp:align>left</wp:align>
            </wp:positionH>
            <wp:positionV relativeFrom="paragraph">
              <wp:posOffset>16328</wp:posOffset>
            </wp:positionV>
            <wp:extent cx="5268595" cy="1924685"/>
            <wp:effectExtent l="0" t="0" r="8255" b="0"/>
            <wp:wrapThrough wrapText="bothSides">
              <wp:wrapPolygon edited="0">
                <wp:start x="0" y="0"/>
                <wp:lineTo x="0" y="21379"/>
                <wp:lineTo x="21556" y="21379"/>
                <wp:lineTo x="21556" y="0"/>
                <wp:lineTo x="0" y="0"/>
              </wp:wrapPolygon>
            </wp:wrapThrough>
            <wp:docPr id="20" name="Grafik 20"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Screenshot, Monitor, Bildschirm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5268595" cy="1924685"/>
                    </a:xfrm>
                    <a:prstGeom prst="rect">
                      <a:avLst/>
                    </a:prstGeom>
                  </pic:spPr>
                </pic:pic>
              </a:graphicData>
            </a:graphic>
          </wp:anchor>
        </w:drawing>
      </w:r>
    </w:p>
    <w:p w14:paraId="12CEF4FD" w14:textId="076A134E" w:rsidR="00576133" w:rsidRDefault="00576133" w:rsidP="00576133"/>
    <w:p w14:paraId="1A1528A6" w14:textId="64755108" w:rsidR="00576133" w:rsidRPr="00576133" w:rsidRDefault="00576133" w:rsidP="00576133"/>
    <w:p w14:paraId="2217F1CC" w14:textId="3A444850" w:rsidR="00182AB1" w:rsidRDefault="00576133" w:rsidP="00576133">
      <w:pPr>
        <w:pStyle w:val="Beschriftung"/>
      </w:pPr>
      <w:bookmarkStart w:id="52" w:name="_Toc88468670"/>
      <w:r>
        <w:t xml:space="preserve">Abbildung </w:t>
      </w:r>
      <w:r w:rsidR="0034038F">
        <w:fldChar w:fldCharType="begin"/>
      </w:r>
      <w:r w:rsidR="0034038F">
        <w:instrText xml:space="preserve"> SEQ Abbildung \* ARABIC </w:instrText>
      </w:r>
      <w:r w:rsidR="0034038F">
        <w:fldChar w:fldCharType="separate"/>
      </w:r>
      <w:r w:rsidR="005474F5">
        <w:rPr>
          <w:noProof/>
        </w:rPr>
        <w:t>5</w:t>
      </w:r>
      <w:r w:rsidR="0034038F">
        <w:rPr>
          <w:noProof/>
        </w:rPr>
        <w:fldChar w:fldCharType="end"/>
      </w:r>
      <w:r>
        <w:t xml:space="preserve">: Datenwiederherstellung mit </w:t>
      </w:r>
      <w:proofErr w:type="spellStart"/>
      <w:r>
        <w:t>Git</w:t>
      </w:r>
      <w:bookmarkEnd w:id="52"/>
      <w:proofErr w:type="spellEnd"/>
    </w:p>
    <w:p w14:paraId="348D9990" w14:textId="3748FDC2" w:rsidR="00C1110F" w:rsidRDefault="00C1110F" w:rsidP="00C1110F"/>
    <w:p w14:paraId="063BCA28" w14:textId="24B4C688" w:rsidR="00C1110F" w:rsidRDefault="00C1110F" w:rsidP="00C1110F">
      <w:r>
        <w:t>Nun sieht man auf dem lokalen PC unter Downloads die Version als Zip Ordner.</w:t>
      </w:r>
    </w:p>
    <w:p w14:paraId="2144E8C3" w14:textId="77777777" w:rsidR="00C1110F" w:rsidRDefault="00C1110F" w:rsidP="00C1110F">
      <w:pPr>
        <w:keepNext/>
      </w:pPr>
      <w:r>
        <w:rPr>
          <w:noProof/>
        </w:rPr>
        <w:drawing>
          <wp:inline distT="0" distB="0" distL="0" distR="0" wp14:anchorId="5DE36257" wp14:editId="5E49658B">
            <wp:extent cx="5760720" cy="14801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480185"/>
                    </a:xfrm>
                    <a:prstGeom prst="rect">
                      <a:avLst/>
                    </a:prstGeom>
                  </pic:spPr>
                </pic:pic>
              </a:graphicData>
            </a:graphic>
          </wp:inline>
        </w:drawing>
      </w:r>
    </w:p>
    <w:p w14:paraId="46310355" w14:textId="7DB1AACB" w:rsidR="00C1110F" w:rsidRDefault="00C1110F" w:rsidP="00C1110F">
      <w:pPr>
        <w:pStyle w:val="Beschriftung"/>
      </w:pPr>
      <w:bookmarkStart w:id="53" w:name="_Toc88468671"/>
      <w:r>
        <w:t xml:space="preserve">Abbildung </w:t>
      </w:r>
      <w:r w:rsidR="0034038F">
        <w:fldChar w:fldCharType="begin"/>
      </w:r>
      <w:r w:rsidR="0034038F">
        <w:instrText xml:space="preserve"> SEQ Abbildung \* ARABIC </w:instrText>
      </w:r>
      <w:r w:rsidR="0034038F">
        <w:fldChar w:fldCharType="separate"/>
      </w:r>
      <w:r w:rsidR="005474F5">
        <w:rPr>
          <w:noProof/>
        </w:rPr>
        <w:t>6</w:t>
      </w:r>
      <w:r w:rsidR="0034038F">
        <w:rPr>
          <w:noProof/>
        </w:rPr>
        <w:fldChar w:fldCharType="end"/>
      </w:r>
      <w:r>
        <w:t>: Version als Zip Ordner</w:t>
      </w:r>
      <w:bookmarkEnd w:id="53"/>
    </w:p>
    <w:p w14:paraId="47B525AA" w14:textId="77777777" w:rsidR="00C1110F" w:rsidRPr="00C1110F" w:rsidRDefault="00C1110F" w:rsidP="00C1110F"/>
    <w:p w14:paraId="64A59A67" w14:textId="3CA3D928" w:rsidR="00182AB1" w:rsidRDefault="00A25DCE" w:rsidP="00A25DCE">
      <w:pPr>
        <w:pStyle w:val="berschrift2"/>
      </w:pPr>
      <w:bookmarkStart w:id="54" w:name="_Toc88727815"/>
      <w:r>
        <w:t>Vers</w:t>
      </w:r>
      <w:r w:rsidR="00D515A5">
        <w:t>ionsverwaltung</w:t>
      </w:r>
      <w:bookmarkEnd w:id="54"/>
    </w:p>
    <w:p w14:paraId="0B1FBAF6" w14:textId="3306DE8B" w:rsidR="00615A37" w:rsidRPr="00302F33" w:rsidRDefault="00615A37" w:rsidP="00615A37">
      <w:r>
        <w:t xml:space="preserve">Während der Vor-IPA </w:t>
      </w:r>
      <w:proofErr w:type="gramStart"/>
      <w:r>
        <w:t>muss</w:t>
      </w:r>
      <w:proofErr w:type="gramEnd"/>
      <w:r>
        <w:t xml:space="preserve"> ein Restore aller relevanten Versionen sichergestellt sein. </w:t>
      </w:r>
      <w:r>
        <w:br/>
        <w:t xml:space="preserve">Zusätzlich ist es notwendig, dass Informationen zum Zustand der Version erfasst werden sollen. Der Kandidat hat sich für die Versionsverwaltungssoftware </w:t>
      </w:r>
      <w:proofErr w:type="spellStart"/>
      <w:r>
        <w:t>Git</w:t>
      </w:r>
      <w:proofErr w:type="spellEnd"/>
      <w:r>
        <w:t xml:space="preserve"> entschieden.</w:t>
      </w:r>
    </w:p>
    <w:p w14:paraId="7ECC9FE9" w14:textId="77777777" w:rsidR="00615A37" w:rsidRPr="00615A37" w:rsidRDefault="00615A37" w:rsidP="00615A37"/>
    <w:p w14:paraId="0CCE9FB1" w14:textId="2E3D01EE" w:rsidR="00F31E5D" w:rsidRDefault="00302F33" w:rsidP="00F31E5D">
      <w:pPr>
        <w:pStyle w:val="berschrift3"/>
      </w:pPr>
      <w:bookmarkStart w:id="55" w:name="_Toc88727816"/>
      <w:r>
        <w:t>Zurücksetzen der Daten mit Git</w:t>
      </w:r>
      <w:bookmarkEnd w:id="55"/>
    </w:p>
    <w:p w14:paraId="4FBA58B7" w14:textId="31B5C897" w:rsidR="0021669C" w:rsidRPr="00D624D4" w:rsidRDefault="00A954E1" w:rsidP="00D624D4">
      <w:r>
        <w:t xml:space="preserve">Es ist notwendig, dass </w:t>
      </w:r>
      <w:r w:rsidR="00783E9F">
        <w:t>das Repository auf jeden Commit zurückgesetzt werden kann.</w:t>
      </w:r>
      <w:r w:rsidR="00EA3C27">
        <w:t xml:space="preserve"> So können zum Beispiel Fehler zurückgesetzt werden.</w:t>
      </w:r>
      <w:r w:rsidR="00211D15">
        <w:br/>
      </w:r>
      <w:r w:rsidR="0021669C">
        <w:br/>
      </w:r>
    </w:p>
    <w:p w14:paraId="18778E63" w14:textId="08FAE62C" w:rsidR="008246F6" w:rsidRDefault="00786BB4" w:rsidP="008246F6">
      <w:pPr>
        <w:pStyle w:val="berschrift3"/>
      </w:pPr>
      <w:bookmarkStart w:id="56" w:name="_Toc88727817"/>
      <w:r>
        <w:t>Vorher</w:t>
      </w:r>
      <w:bookmarkEnd w:id="56"/>
    </w:p>
    <w:p w14:paraId="0EA43336" w14:textId="380E6CBA" w:rsidR="0021669C" w:rsidRDefault="00DE46F5" w:rsidP="0021669C">
      <w:r>
        <w:t xml:space="preserve">Auf dem untenstehenden Bild ist links ein Ausschnitt aller </w:t>
      </w:r>
      <w:proofErr w:type="spellStart"/>
      <w:r>
        <w:t>Commit</w:t>
      </w:r>
      <w:r w:rsidR="00417F5E">
        <w:t>s</w:t>
      </w:r>
      <w:proofErr w:type="spellEnd"/>
      <w:r>
        <w:t xml:space="preserve"> sichtbar.</w:t>
      </w:r>
    </w:p>
    <w:p w14:paraId="42B9FFD1" w14:textId="39FA94A8" w:rsidR="00263695" w:rsidRPr="0021669C" w:rsidRDefault="00CD160F" w:rsidP="0021669C">
      <w:r>
        <w:rPr>
          <w:noProof/>
        </w:rPr>
        <w:lastRenderedPageBreak/>
        <mc:AlternateContent>
          <mc:Choice Requires="wps">
            <w:drawing>
              <wp:anchor distT="0" distB="0" distL="114300" distR="114300" simplePos="0" relativeHeight="251735040" behindDoc="0" locked="0" layoutInCell="1" allowOverlap="1" wp14:anchorId="18BF4EF2" wp14:editId="5D25CE2A">
                <wp:simplePos x="0" y="0"/>
                <wp:positionH relativeFrom="margin">
                  <wp:align>left</wp:align>
                </wp:positionH>
                <wp:positionV relativeFrom="paragraph">
                  <wp:posOffset>3867150</wp:posOffset>
                </wp:positionV>
                <wp:extent cx="4958715" cy="635"/>
                <wp:effectExtent l="0" t="0" r="0" b="0"/>
                <wp:wrapThrough wrapText="bothSides">
                  <wp:wrapPolygon edited="0">
                    <wp:start x="0" y="0"/>
                    <wp:lineTo x="0" y="20026"/>
                    <wp:lineTo x="21492" y="20026"/>
                    <wp:lineTo x="21492" y="0"/>
                    <wp:lineTo x="0" y="0"/>
                  </wp:wrapPolygon>
                </wp:wrapThrough>
                <wp:docPr id="7" name="Textfeld 7"/>
                <wp:cNvGraphicFramePr/>
                <a:graphic xmlns:a="http://schemas.openxmlformats.org/drawingml/2006/main">
                  <a:graphicData uri="http://schemas.microsoft.com/office/word/2010/wordprocessingShape">
                    <wps:wsp>
                      <wps:cNvSpPr txBox="1"/>
                      <wps:spPr>
                        <a:xfrm>
                          <a:off x="0" y="0"/>
                          <a:ext cx="4958715" cy="635"/>
                        </a:xfrm>
                        <a:prstGeom prst="rect">
                          <a:avLst/>
                        </a:prstGeom>
                        <a:solidFill>
                          <a:prstClr val="white"/>
                        </a:solidFill>
                        <a:ln>
                          <a:noFill/>
                        </a:ln>
                      </wps:spPr>
                      <wps:txbx>
                        <w:txbxContent>
                          <w:p w14:paraId="3440B735" w14:textId="78CB1F3D" w:rsidR="00263695" w:rsidRPr="00EA455C" w:rsidRDefault="00263695" w:rsidP="00263695">
                            <w:pPr>
                              <w:pStyle w:val="Beschriftung"/>
                              <w:rPr>
                                <w:noProof/>
                              </w:rPr>
                            </w:pPr>
                            <w:bookmarkStart w:id="57" w:name="_Toc88468672"/>
                            <w:r>
                              <w:t xml:space="preserve">Abbildung </w:t>
                            </w:r>
                            <w:r w:rsidR="0034038F">
                              <w:fldChar w:fldCharType="begin"/>
                            </w:r>
                            <w:r w:rsidR="0034038F">
                              <w:instrText xml:space="preserve"> SEQ Abbildung \* ARABIC </w:instrText>
                            </w:r>
                            <w:r w:rsidR="0034038F">
                              <w:fldChar w:fldCharType="separate"/>
                            </w:r>
                            <w:r w:rsidR="005474F5">
                              <w:rPr>
                                <w:noProof/>
                              </w:rPr>
                              <w:t>7</w:t>
                            </w:r>
                            <w:r w:rsidR="0034038F">
                              <w:rPr>
                                <w:noProof/>
                              </w:rPr>
                              <w:fldChar w:fldCharType="end"/>
                            </w:r>
                            <w:r>
                              <w:t xml:space="preserve">: </w:t>
                            </w:r>
                            <w:proofErr w:type="spellStart"/>
                            <w:r w:rsidR="00C1205F">
                              <w:t>Git</w:t>
                            </w:r>
                            <w:proofErr w:type="spellEnd"/>
                            <w:r w:rsidR="00C1205F">
                              <w:t xml:space="preserve"> </w:t>
                            </w:r>
                            <w:r>
                              <w:t xml:space="preserve">Übersicht </w:t>
                            </w:r>
                            <w:proofErr w:type="spellStart"/>
                            <w:r>
                              <w:t>Commits</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F4EF2" id="Textfeld 7" o:spid="_x0000_s1028" type="#_x0000_t202" style="position:absolute;margin-left:0;margin-top:304.5pt;width:390.45pt;height:.05pt;z-index:251735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" stroked="f">
                <v:textbox style="mso-fit-shape-to-text:t" inset="0,0,0,0">
                  <w:txbxContent>
                    <w:p w14:paraId="3440B735" w14:textId="78CB1F3D" w:rsidR="00263695" w:rsidRPr="00EA455C" w:rsidRDefault="00263695" w:rsidP="00263695">
                      <w:pPr>
                        <w:pStyle w:val="Beschriftung"/>
                        <w:rPr>
                          <w:noProof/>
                        </w:rPr>
                      </w:pPr>
                      <w:bookmarkStart w:id="58" w:name="_Toc88468672"/>
                      <w:r>
                        <w:t xml:space="preserve">Abbildung </w:t>
                      </w:r>
                      <w:r w:rsidR="0034038F">
                        <w:fldChar w:fldCharType="begin"/>
                      </w:r>
                      <w:r w:rsidR="0034038F">
                        <w:instrText xml:space="preserve"> SEQ Abbildung \* ARABIC </w:instrText>
                      </w:r>
                      <w:r w:rsidR="0034038F">
                        <w:fldChar w:fldCharType="separate"/>
                      </w:r>
                      <w:r w:rsidR="005474F5">
                        <w:rPr>
                          <w:noProof/>
                        </w:rPr>
                        <w:t>7</w:t>
                      </w:r>
                      <w:r w:rsidR="0034038F">
                        <w:rPr>
                          <w:noProof/>
                        </w:rPr>
                        <w:fldChar w:fldCharType="end"/>
                      </w:r>
                      <w:r>
                        <w:t xml:space="preserve">: </w:t>
                      </w:r>
                      <w:proofErr w:type="spellStart"/>
                      <w:r w:rsidR="00C1205F">
                        <w:t>Git</w:t>
                      </w:r>
                      <w:proofErr w:type="spellEnd"/>
                      <w:r w:rsidR="00C1205F">
                        <w:t xml:space="preserve"> </w:t>
                      </w:r>
                      <w:r>
                        <w:t xml:space="preserve">Übersicht </w:t>
                      </w:r>
                      <w:proofErr w:type="spellStart"/>
                      <w:r>
                        <w:t>Commits</w:t>
                      </w:r>
                      <w:bookmarkEnd w:id="58"/>
                      <w:proofErr w:type="spellEnd"/>
                    </w:p>
                  </w:txbxContent>
                </v:textbox>
                <w10:wrap type="through" anchorx="margin"/>
              </v:shape>
            </w:pict>
          </mc:Fallback>
        </mc:AlternateContent>
      </w:r>
      <w:r>
        <w:rPr>
          <w:noProof/>
        </w:rPr>
        <w:drawing>
          <wp:anchor distT="0" distB="0" distL="114300" distR="114300" simplePos="0" relativeHeight="251736064" behindDoc="0" locked="0" layoutInCell="1" allowOverlap="1" wp14:anchorId="452B5A5E" wp14:editId="6B23821C">
            <wp:simplePos x="0" y="0"/>
            <wp:positionH relativeFrom="column">
              <wp:posOffset>1905</wp:posOffset>
            </wp:positionH>
            <wp:positionV relativeFrom="paragraph">
              <wp:posOffset>0</wp:posOffset>
            </wp:positionV>
            <wp:extent cx="5760720" cy="3736975"/>
            <wp:effectExtent l="0" t="0" r="0" b="0"/>
            <wp:wrapThrough wrapText="bothSides">
              <wp:wrapPolygon edited="0">
                <wp:start x="0" y="0"/>
                <wp:lineTo x="0" y="21472"/>
                <wp:lineTo x="21500" y="21472"/>
                <wp:lineTo x="21500" y="0"/>
                <wp:lineTo x="0" y="0"/>
              </wp:wrapPolygon>
            </wp:wrapThrough>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736975"/>
                    </a:xfrm>
                    <a:prstGeom prst="rect">
                      <a:avLst/>
                    </a:prstGeom>
                  </pic:spPr>
                </pic:pic>
              </a:graphicData>
            </a:graphic>
          </wp:anchor>
        </w:drawing>
      </w:r>
    </w:p>
    <w:p w14:paraId="19A656A8" w14:textId="724CBA52" w:rsidR="00FB48B6" w:rsidRDefault="00786BB4" w:rsidP="00FB48B6">
      <w:pPr>
        <w:pStyle w:val="berschrift3"/>
      </w:pPr>
      <w:bookmarkStart w:id="59" w:name="_Toc88727818"/>
      <w:r>
        <w:t>Hard Reset</w:t>
      </w:r>
      <w:bookmarkEnd w:id="59"/>
    </w:p>
    <w:p w14:paraId="17A4C4C5" w14:textId="6608FC33" w:rsidR="002B7C99" w:rsidRDefault="007715C6" w:rsidP="002B7C99">
      <w:pPr>
        <w:keepNext/>
      </w:pPr>
      <w:r>
        <w:t xml:space="preserve">Für einen Hard </w:t>
      </w:r>
      <w:proofErr w:type="spellStart"/>
      <w:r>
        <w:t>Reset</w:t>
      </w:r>
      <w:proofErr w:type="spellEnd"/>
      <w:r>
        <w:t xml:space="preserve"> wird der </w:t>
      </w:r>
      <w:r w:rsidR="009F7810">
        <w:t xml:space="preserve">gewünschte Commit </w:t>
      </w:r>
      <w:r w:rsidR="001747F4">
        <w:t>angewählt</w:t>
      </w:r>
      <w:ins w:id="60" w:author="Therese" w:date="2021-11-25T14:07:00Z">
        <w:r w:rsidR="009717E2">
          <w:t>,</w:t>
        </w:r>
      </w:ins>
      <w:r w:rsidR="001747F4">
        <w:t xml:space="preserve"> </w:t>
      </w:r>
      <w:r w:rsidR="00F7727A">
        <w:t>dann «</w:t>
      </w:r>
      <w:proofErr w:type="spellStart"/>
      <w:r w:rsidR="006A1B86">
        <w:t>Revert</w:t>
      </w:r>
      <w:proofErr w:type="spellEnd"/>
      <w:r w:rsidR="006A1B86">
        <w:t xml:space="preserve"> </w:t>
      </w:r>
      <w:proofErr w:type="spellStart"/>
      <w:r w:rsidR="006A1B86">
        <w:t>Changes</w:t>
      </w:r>
      <w:proofErr w:type="spellEnd"/>
      <w:r w:rsidR="006A1B86">
        <w:t xml:space="preserve"> in Commit».</w:t>
      </w:r>
      <w:r w:rsidR="00113BCC">
        <w:t xml:space="preserve"> Nun wird lokal auf den Stand dieses </w:t>
      </w:r>
      <w:proofErr w:type="spellStart"/>
      <w:r w:rsidR="00113BCC">
        <w:t>Commits</w:t>
      </w:r>
      <w:proofErr w:type="spellEnd"/>
      <w:r w:rsidR="00113BCC">
        <w:t xml:space="preserve"> zurückgesetzt. Daher werden alle Änderungen zwischen</w:t>
      </w:r>
      <w:r w:rsidR="00ED19FC">
        <w:t xml:space="preserve"> dem ausgewählten und dem neusten Commit</w:t>
      </w:r>
      <w:del w:id="61" w:author="Therese" w:date="2021-11-25T14:07:00Z">
        <w:r w:rsidR="00ED19FC" w:rsidDel="009717E2">
          <w:delText xml:space="preserve"> werden</w:delText>
        </w:r>
      </w:del>
      <w:r w:rsidR="00ED19FC">
        <w:t xml:space="preserve"> gelöscht.</w:t>
      </w:r>
      <w:r w:rsidR="00ED19FC">
        <w:br/>
      </w:r>
      <w:r w:rsidR="00ED19FC">
        <w:lastRenderedPageBreak/>
        <w:br/>
      </w:r>
      <w:r w:rsidR="002B7C99" w:rsidRPr="002B7C99">
        <w:rPr>
          <w:noProof/>
        </w:rPr>
        <w:drawing>
          <wp:inline distT="0" distB="0" distL="0" distR="0" wp14:anchorId="40ECE559" wp14:editId="47137DFF">
            <wp:extent cx="4287960" cy="3886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3112" cy="3890869"/>
                    </a:xfrm>
                    <a:prstGeom prst="rect">
                      <a:avLst/>
                    </a:prstGeom>
                  </pic:spPr>
                </pic:pic>
              </a:graphicData>
            </a:graphic>
          </wp:inline>
        </w:drawing>
      </w:r>
    </w:p>
    <w:p w14:paraId="5D4436F8" w14:textId="417924E3" w:rsidR="007715C6" w:rsidRPr="007715C6" w:rsidRDefault="002B7C99" w:rsidP="002B7C99">
      <w:pPr>
        <w:pStyle w:val="Beschriftung"/>
      </w:pPr>
      <w:bookmarkStart w:id="62" w:name="_Toc88468673"/>
      <w:r>
        <w:t xml:space="preserve">Abbildung </w:t>
      </w:r>
      <w:r w:rsidR="0034038F">
        <w:fldChar w:fldCharType="begin"/>
      </w:r>
      <w:r w:rsidR="0034038F">
        <w:instrText xml:space="preserve"> SEQ Abbildung \* ARABIC </w:instrText>
      </w:r>
      <w:r w:rsidR="0034038F">
        <w:fldChar w:fldCharType="separate"/>
      </w:r>
      <w:r w:rsidR="005474F5">
        <w:rPr>
          <w:noProof/>
        </w:rPr>
        <w:t>8</w:t>
      </w:r>
      <w:r w:rsidR="0034038F">
        <w:rPr>
          <w:noProof/>
        </w:rPr>
        <w:fldChar w:fldCharType="end"/>
      </w:r>
      <w:r>
        <w:t xml:space="preserve">: </w:t>
      </w:r>
      <w:proofErr w:type="spellStart"/>
      <w:r>
        <w:t>Git</w:t>
      </w:r>
      <w:proofErr w:type="spellEnd"/>
      <w:r>
        <w:t xml:space="preserve"> Hard </w:t>
      </w:r>
      <w:proofErr w:type="spellStart"/>
      <w:r>
        <w:t>Reset</w:t>
      </w:r>
      <w:bookmarkEnd w:id="62"/>
      <w:proofErr w:type="spellEnd"/>
    </w:p>
    <w:p w14:paraId="311D0908" w14:textId="7DF429ED" w:rsidR="00CE4839" w:rsidRDefault="00CE4839" w:rsidP="00CE4839">
      <w:pPr>
        <w:pStyle w:val="berschrift3"/>
      </w:pPr>
      <w:bookmarkStart w:id="63" w:name="_Toc88727819"/>
      <w:r>
        <w:t>Nachher</w:t>
      </w:r>
      <w:bookmarkEnd w:id="63"/>
    </w:p>
    <w:p w14:paraId="3C4015D3" w14:textId="77777777" w:rsidR="00B70B37" w:rsidRDefault="00836149" w:rsidP="00B70B37">
      <w:pPr>
        <w:keepNext/>
      </w:pPr>
      <w:r>
        <w:rPr>
          <w:noProof/>
        </w:rPr>
        <w:drawing>
          <wp:inline distT="0" distB="0" distL="0" distR="0" wp14:anchorId="0FFBB6BA" wp14:editId="731F8EBE">
            <wp:extent cx="5793011" cy="92161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7" t="3700" r="22707" b="9641"/>
                    <a:stretch/>
                  </pic:blipFill>
                  <pic:spPr bwMode="auto">
                    <a:xfrm>
                      <a:off x="0" y="0"/>
                      <a:ext cx="5921045" cy="941985"/>
                    </a:xfrm>
                    <a:prstGeom prst="rect">
                      <a:avLst/>
                    </a:prstGeom>
                    <a:ln>
                      <a:noFill/>
                    </a:ln>
                    <a:extLst>
                      <a:ext uri="{53640926-AAD7-44D8-BBD7-CCE9431645EC}">
                        <a14:shadowObscured xmlns:a14="http://schemas.microsoft.com/office/drawing/2010/main"/>
                      </a:ext>
                    </a:extLst>
                  </pic:spPr>
                </pic:pic>
              </a:graphicData>
            </a:graphic>
          </wp:inline>
        </w:drawing>
      </w:r>
    </w:p>
    <w:p w14:paraId="6ECD8F55" w14:textId="01C02F89" w:rsidR="00CE4839" w:rsidRDefault="00B70B37" w:rsidP="00B70B37">
      <w:pPr>
        <w:pStyle w:val="Beschriftung"/>
      </w:pPr>
      <w:bookmarkStart w:id="64" w:name="_Toc88468674"/>
      <w:r>
        <w:t xml:space="preserve">Abbildung </w:t>
      </w:r>
      <w:r w:rsidR="0034038F">
        <w:fldChar w:fldCharType="begin"/>
      </w:r>
      <w:r w:rsidR="0034038F">
        <w:instrText xml:space="preserve"> SEQ Abbildung \* ARABIC </w:instrText>
      </w:r>
      <w:r w:rsidR="0034038F">
        <w:fldChar w:fldCharType="separate"/>
      </w:r>
      <w:r w:rsidR="005474F5">
        <w:rPr>
          <w:noProof/>
        </w:rPr>
        <w:t>9</w:t>
      </w:r>
      <w:r w:rsidR="0034038F">
        <w:rPr>
          <w:noProof/>
        </w:rPr>
        <w:fldChar w:fldCharType="end"/>
      </w:r>
      <w:r>
        <w:t xml:space="preserve">: </w:t>
      </w:r>
      <w:proofErr w:type="spellStart"/>
      <w:r>
        <w:t>Git</w:t>
      </w:r>
      <w:proofErr w:type="spellEnd"/>
      <w:r>
        <w:t xml:space="preserve"> Hard </w:t>
      </w:r>
      <w:proofErr w:type="spellStart"/>
      <w:r>
        <w:t>Reset</w:t>
      </w:r>
      <w:proofErr w:type="spellEnd"/>
      <w:r>
        <w:t xml:space="preserve"> nach</w:t>
      </w:r>
      <w:ins w:id="65" w:author="Therese" w:date="2021-11-25T14:08:00Z">
        <w:r w:rsidR="009717E2">
          <w:t>h</w:t>
        </w:r>
      </w:ins>
      <w:r>
        <w:t>er</w:t>
      </w:r>
      <w:bookmarkEnd w:id="64"/>
    </w:p>
    <w:p w14:paraId="37929169" w14:textId="77777777" w:rsidR="00CE4839" w:rsidRPr="00CE4839" w:rsidRDefault="00CE4839" w:rsidP="00CE4839"/>
    <w:p w14:paraId="28D88AE0" w14:textId="72E13A55" w:rsidR="00786BB4" w:rsidRPr="00786BB4" w:rsidRDefault="00836149" w:rsidP="00786BB4">
      <w:r>
        <w:t xml:space="preserve">Wie man im obenstehenden Bild sieht, wurde </w:t>
      </w:r>
      <w:r w:rsidR="00EB1913">
        <w:t xml:space="preserve">auf den Stand des ausgewählten </w:t>
      </w:r>
      <w:proofErr w:type="spellStart"/>
      <w:r w:rsidR="00EB1913">
        <w:t>Commits</w:t>
      </w:r>
      <w:proofErr w:type="spellEnd"/>
      <w:r w:rsidR="00EB1913">
        <w:t xml:space="preserve"> zurückgesetzt. Nun ist die File Infos.txt verschwunden.</w:t>
      </w:r>
    </w:p>
    <w:p w14:paraId="634E8AF9" w14:textId="75ECBBA1" w:rsidR="00BD4752" w:rsidRPr="00BD4752" w:rsidRDefault="00BD4752" w:rsidP="00BD4752"/>
    <w:p w14:paraId="0DEF9A64" w14:textId="0A4B1E55" w:rsidR="00D83596" w:rsidRDefault="005A3BF3" w:rsidP="00617E7F">
      <w:pPr>
        <w:pStyle w:val="berschrift1"/>
      </w:pPr>
      <w:bookmarkStart w:id="66" w:name="_Toc88727820"/>
      <w:r>
        <w:t>Projektvorgehen</w:t>
      </w:r>
      <w:bookmarkEnd w:id="66"/>
    </w:p>
    <w:p w14:paraId="7C9DECF9" w14:textId="37D34073" w:rsidR="005C09F6" w:rsidRPr="005C09F6" w:rsidRDefault="00073D15" w:rsidP="005C09F6">
      <w:r>
        <w:t>In diesem Abschnitt wird d</w:t>
      </w:r>
      <w:ins w:id="67" w:author="Therese" w:date="2021-11-25T14:08:00Z">
        <w:r w:rsidR="009717E2">
          <w:t>ie</w:t>
        </w:r>
      </w:ins>
      <w:del w:id="68" w:author="Therese" w:date="2021-11-25T14:08:00Z">
        <w:r w:rsidDel="009717E2">
          <w:delText>as</w:delText>
        </w:r>
      </w:del>
      <w:r w:rsidR="00947B9D">
        <w:t xml:space="preserve"> für die Vor-IPA verwendete</w:t>
      </w:r>
      <w:r>
        <w:t xml:space="preserve"> </w:t>
      </w:r>
      <w:r w:rsidR="00DA1CF2">
        <w:t>Projektmethode</w:t>
      </w:r>
      <w:r>
        <w:t xml:space="preserve"> </w:t>
      </w:r>
      <w:r w:rsidR="00DA1CF2">
        <w:t>definiert und zusammengefasst.</w:t>
      </w:r>
    </w:p>
    <w:p w14:paraId="7EFCAA7D" w14:textId="77777777" w:rsidR="00AA0B7F" w:rsidRDefault="00AA0B7F" w:rsidP="005B012F"/>
    <w:p w14:paraId="22BDC987" w14:textId="5D80B0D4" w:rsidR="00AA0B7F" w:rsidRDefault="007404C7" w:rsidP="00AA0B7F">
      <w:pPr>
        <w:pStyle w:val="berschrift2"/>
      </w:pPr>
      <w:bookmarkStart w:id="69" w:name="_Toc88727821"/>
      <w:r>
        <w:lastRenderedPageBreak/>
        <w:t>Projektmethode</w:t>
      </w:r>
      <w:bookmarkEnd w:id="69"/>
    </w:p>
    <w:p w14:paraId="29D265EE" w14:textId="60BF5431" w:rsidR="00B70B37" w:rsidRDefault="005B012F" w:rsidP="005B012F">
      <w:r>
        <w:br/>
        <w:t>Während des ganzen Projekts wurde die Projektmethode HERMES 5</w:t>
      </w:r>
      <w:r w:rsidR="00F21C74">
        <w:t>.1</w:t>
      </w:r>
      <w:r>
        <w:t xml:space="preserve"> verwende</w:t>
      </w:r>
      <w:r w:rsidR="008B53ED">
        <w:t>t.</w:t>
      </w:r>
    </w:p>
    <w:p w14:paraId="3A83F672" w14:textId="7E606881" w:rsidR="00537BCD" w:rsidRDefault="00B70B37" w:rsidP="005B012F">
      <w:r>
        <w:rPr>
          <w:noProof/>
        </w:rPr>
        <mc:AlternateContent>
          <mc:Choice Requires="wps">
            <w:drawing>
              <wp:anchor distT="0" distB="0" distL="114300" distR="114300" simplePos="0" relativeHeight="251685888" behindDoc="0" locked="0" layoutInCell="1" allowOverlap="1" wp14:anchorId="73C59D67" wp14:editId="417E8F61">
                <wp:simplePos x="0" y="0"/>
                <wp:positionH relativeFrom="column">
                  <wp:posOffset>136525</wp:posOffset>
                </wp:positionH>
                <wp:positionV relativeFrom="paragraph">
                  <wp:posOffset>1074420</wp:posOffset>
                </wp:positionV>
                <wp:extent cx="5760720"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FE9860" w14:textId="775F84C4" w:rsidR="001F158C" w:rsidRPr="00C134F4" w:rsidRDefault="001F158C" w:rsidP="001F158C">
                            <w:pPr>
                              <w:pStyle w:val="Beschriftung"/>
                              <w:rPr>
                                <w:noProof/>
                                <w:color w:val="auto"/>
                                <w:sz w:val="36"/>
                              </w:rPr>
                            </w:pPr>
                            <w:bookmarkStart w:id="70" w:name="_Toc88468675"/>
                            <w:r>
                              <w:t xml:space="preserve">Abbildung </w:t>
                            </w:r>
                            <w:r w:rsidR="0034038F">
                              <w:fldChar w:fldCharType="begin"/>
                            </w:r>
                            <w:r w:rsidR="0034038F">
                              <w:instrText xml:space="preserve"> SEQ Abbildung \* ARABIC </w:instrText>
                            </w:r>
                            <w:r w:rsidR="0034038F">
                              <w:fldChar w:fldCharType="separate"/>
                            </w:r>
                            <w:r w:rsidR="005474F5">
                              <w:rPr>
                                <w:noProof/>
                              </w:rPr>
                              <w:t>10</w:t>
                            </w:r>
                            <w:r w:rsidR="0034038F">
                              <w:rPr>
                                <w:noProof/>
                              </w:rPr>
                              <w:fldChar w:fldCharType="end"/>
                            </w:r>
                            <w:r w:rsidR="00C1205F">
                              <w:rPr>
                                <w:noProof/>
                              </w:rPr>
                              <w:t>: Hermes Phasen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59D67" id="Textfeld 25" o:spid="_x0000_s1029" type="#_x0000_t202" style="position:absolute;margin-left:10.75pt;margin-top:84.6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" stroked="f">
                <v:textbox style="mso-fit-shape-to-text:t" inset="0,0,0,0">
                  <w:txbxContent>
                    <w:p w14:paraId="6DFE9860" w14:textId="775F84C4" w:rsidR="001F158C" w:rsidRPr="00C134F4" w:rsidRDefault="001F158C" w:rsidP="001F158C">
                      <w:pPr>
                        <w:pStyle w:val="Beschriftung"/>
                        <w:rPr>
                          <w:noProof/>
                          <w:color w:val="auto"/>
                          <w:sz w:val="36"/>
                        </w:rPr>
                      </w:pPr>
                      <w:bookmarkStart w:id="71" w:name="_Toc88468675"/>
                      <w:r>
                        <w:t xml:space="preserve">Abbildung </w:t>
                      </w:r>
                      <w:r w:rsidR="0034038F">
                        <w:fldChar w:fldCharType="begin"/>
                      </w:r>
                      <w:r w:rsidR="0034038F">
                        <w:instrText xml:space="preserve"> SEQ Abbildung \* ARABIC </w:instrText>
                      </w:r>
                      <w:r w:rsidR="0034038F">
                        <w:fldChar w:fldCharType="separate"/>
                      </w:r>
                      <w:r w:rsidR="005474F5">
                        <w:rPr>
                          <w:noProof/>
                        </w:rPr>
                        <w:t>10</w:t>
                      </w:r>
                      <w:r w:rsidR="0034038F">
                        <w:rPr>
                          <w:noProof/>
                        </w:rPr>
                        <w:fldChar w:fldCharType="end"/>
                      </w:r>
                      <w:r w:rsidR="00C1205F">
                        <w:rPr>
                          <w:noProof/>
                        </w:rPr>
                        <w:t>: Hermes Phasen</w:t>
                      </w:r>
                      <w:bookmarkEnd w:id="71"/>
                    </w:p>
                  </w:txbxContent>
                </v:textbox>
                <w10:wrap type="through"/>
              </v:shape>
            </w:pict>
          </mc:Fallback>
        </mc:AlternateContent>
      </w:r>
      <w:r>
        <w:rPr>
          <w:noProof/>
          <w:color w:val="161616"/>
        </w:rPr>
        <w:drawing>
          <wp:inline distT="0" distB="0" distL="0" distR="0" wp14:anchorId="32B13810" wp14:editId="4FCD1C06">
            <wp:extent cx="5760720" cy="958186"/>
            <wp:effectExtent l="0" t="0" r="0" b="0"/>
            <wp:docPr id="2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760720" cy="958186"/>
                    </a:xfrm>
                    <a:prstGeom prst="rect">
                      <a:avLst/>
                    </a:prstGeom>
                    <a:ln/>
                  </pic:spPr>
                </pic:pic>
              </a:graphicData>
            </a:graphic>
          </wp:inline>
        </w:drawing>
      </w:r>
      <w:r w:rsidR="005B012F">
        <w:br/>
      </w:r>
    </w:p>
    <w:p w14:paraId="556318C4" w14:textId="2439DE91" w:rsidR="00F21C74" w:rsidRDefault="00F21C74" w:rsidP="00F21C74">
      <w:pPr>
        <w:pStyle w:val="berschrift2"/>
      </w:pPr>
      <w:bookmarkStart w:id="72" w:name="_Toc88727822"/>
      <w:r>
        <w:t>Szenarien</w:t>
      </w:r>
      <w:bookmarkEnd w:id="72"/>
      <w:r>
        <w:t xml:space="preserve"> </w:t>
      </w:r>
    </w:p>
    <w:p w14:paraId="639C1B88" w14:textId="672ED02A" w:rsidR="00F21C74" w:rsidRDefault="00F21C74" w:rsidP="00F21C74">
      <w:r>
        <w:t>Hermes</w:t>
      </w:r>
      <w:r w:rsidR="008B53ED">
        <w:t xml:space="preserve"> 5.1 bietet verschiedene</w:t>
      </w:r>
      <w:r w:rsidR="0000418C">
        <w:t xml:space="preserve"> Szenarien</w:t>
      </w:r>
      <w:r w:rsidR="007915D7">
        <w:t xml:space="preserve">. </w:t>
      </w:r>
      <w:r w:rsidR="00792A4E">
        <w:t xml:space="preserve">Ein Szenario beinhaltet die </w:t>
      </w:r>
      <w:r w:rsidR="00291172">
        <w:t>Module, welche für das jeweilige Szen</w:t>
      </w:r>
      <w:r w:rsidR="00BB6B1D">
        <w:t>ario relevant sind.</w:t>
      </w:r>
      <w:r w:rsidR="00BB6B1D">
        <w:br/>
      </w:r>
      <w:r w:rsidR="00A30CC3">
        <w:t>Das für dieses Projekt verwendete Szenario ist</w:t>
      </w:r>
      <w:del w:id="73" w:author="Therese" w:date="2021-11-25T14:09:00Z">
        <w:r w:rsidR="00A30CC3" w:rsidDel="009717E2">
          <w:delText>,</w:delText>
        </w:r>
      </w:del>
      <w:r w:rsidR="00A30CC3">
        <w:t xml:space="preserve"> </w:t>
      </w:r>
      <w:r w:rsidR="00110692">
        <w:t>IT-</w:t>
      </w:r>
      <w:r w:rsidR="000040CC">
        <w:t>Individualanwendun</w:t>
      </w:r>
      <w:r w:rsidR="00EE4D5E">
        <w:t>g</w:t>
      </w:r>
      <w:r w:rsidR="00191532">
        <w:t>, wei</w:t>
      </w:r>
      <w:r w:rsidR="00EE4D5E">
        <w:t xml:space="preserve">l </w:t>
      </w:r>
      <w:r w:rsidR="00F61E67">
        <w:t>im Rahmen dieses Projekts eine Software entwickelt wird.</w:t>
      </w:r>
    </w:p>
    <w:p w14:paraId="18DEF50A" w14:textId="77777777" w:rsidR="00AF327C" w:rsidRPr="00F21C74" w:rsidRDefault="00AF327C" w:rsidP="00F21C74"/>
    <w:p w14:paraId="44073004" w14:textId="7FB7845F" w:rsidR="005B012F" w:rsidDel="009717E2" w:rsidRDefault="00537BCD" w:rsidP="00777B05">
      <w:pPr>
        <w:pStyle w:val="berschrift2"/>
        <w:rPr>
          <w:del w:id="74" w:author="Therese" w:date="2021-11-25T14:09:00Z"/>
        </w:rPr>
      </w:pPr>
      <w:bookmarkStart w:id="75" w:name="_Toc88727823"/>
      <w:r>
        <w:t>Die verschiedenen Phasen im Überblick</w:t>
      </w:r>
      <w:bookmarkEnd w:id="75"/>
    </w:p>
    <w:p w14:paraId="3E5E1EBB" w14:textId="77777777" w:rsidR="009717E2" w:rsidRPr="00AE7B19" w:rsidRDefault="009717E2">
      <w:pPr>
        <w:rPr>
          <w:ins w:id="76" w:author="Therese" w:date="2021-11-25T14:09:00Z"/>
        </w:rPr>
        <w:pPrChange w:id="77" w:author="Therese" w:date="2021-11-25T14:09:00Z">
          <w:pPr>
            <w:pStyle w:val="berschrift2"/>
          </w:pPr>
        </w:pPrChange>
      </w:pPr>
    </w:p>
    <w:p w14:paraId="457F6473" w14:textId="1FBE1B54" w:rsidR="00777B05" w:rsidRPr="00777B05" w:rsidRDefault="00777B05">
      <w:pPr>
        <w:pStyle w:val="berschrift2"/>
        <w:pPrChange w:id="78" w:author="Therese" w:date="2021-11-25T14:09:00Z">
          <w:pPr/>
        </w:pPrChange>
      </w:pPr>
      <w:commentRangeStart w:id="79"/>
      <w:r>
        <w:t>Folgenden</w:t>
      </w:r>
      <w:commentRangeEnd w:id="79"/>
      <w:r w:rsidR="009717E2">
        <w:rPr>
          <w:rStyle w:val="Kommentarzeichen"/>
          <w:rFonts w:ascii="Arial" w:eastAsiaTheme="minorHAnsi" w:hAnsi="Arial" w:cstheme="minorBidi"/>
          <w:b w:val="0"/>
        </w:rPr>
        <w:commentReference w:id="79"/>
      </w:r>
      <w:r>
        <w:t xml:space="preserve"> Abschnitt werden die einzelnen Phasen</w:t>
      </w:r>
      <w:r w:rsidR="00257997">
        <w:t xml:space="preserve"> der Projektmethode </w:t>
      </w:r>
      <w:r w:rsidR="00F7550D">
        <w:t>Hermes 5 IP</w:t>
      </w:r>
      <w:r>
        <w:t xml:space="preserve"> </w:t>
      </w:r>
      <w:r w:rsidR="00257997">
        <w:t>erläutert und erklärt.</w:t>
      </w:r>
    </w:p>
    <w:p w14:paraId="2B46A640" w14:textId="4020148B" w:rsidR="00537BCD" w:rsidRDefault="00537BCD" w:rsidP="00537BCD">
      <w:pPr>
        <w:pStyle w:val="berschrift3"/>
      </w:pPr>
      <w:bookmarkStart w:id="80" w:name="_Toc88727824"/>
      <w:r>
        <w:t>Initialisierung</w:t>
      </w:r>
      <w:bookmarkEnd w:id="80"/>
    </w:p>
    <w:p w14:paraId="554B94AB" w14:textId="6FF7ECEC" w:rsidR="00537BCD" w:rsidRDefault="00537BCD">
      <w:pPr>
        <w:rPr>
          <w:rFonts w:asciiTheme="majorHAnsi" w:eastAsiaTheme="majorEastAsia" w:hAnsiTheme="majorHAnsi" w:cstheme="majorBidi"/>
          <w:color w:val="000000" w:themeColor="text1"/>
          <w:sz w:val="32"/>
          <w:szCs w:val="24"/>
        </w:rPr>
      </w:pPr>
      <w:r>
        <w:t>Nachdem der Projektauftrag erteilt wurde, müssen die Projektgrundlagen erarbeitet werden. Sobald die</w:t>
      </w:r>
      <w:ins w:id="81" w:author="Therese" w:date="2021-11-25T14:11:00Z">
        <w:r w:rsidR="009717E2">
          <w:t>s</w:t>
        </w:r>
      </w:ins>
      <w:r>
        <w:t xml:space="preserve"> gemacht wurde, ist eine definierte Ausgangslage sichergestellt. Die</w:t>
      </w:r>
      <w:ins w:id="82" w:author="Therese" w:date="2021-11-25T14:11:00Z">
        <w:r w:rsidR="009717E2">
          <w:t>se</w:t>
        </w:r>
      </w:ins>
      <w:r>
        <w:t xml:space="preserve"> ist die Voraussetzung für die nächste Phase, das Konzept.</w:t>
      </w:r>
    </w:p>
    <w:p w14:paraId="0D74151D" w14:textId="4E5842C8" w:rsidR="00537BCD" w:rsidRDefault="00537BCD" w:rsidP="00537BCD">
      <w:pPr>
        <w:pStyle w:val="berschrift3"/>
      </w:pPr>
      <w:bookmarkStart w:id="83" w:name="_Toc88727825"/>
      <w:r>
        <w:t>Konzept</w:t>
      </w:r>
      <w:bookmarkEnd w:id="83"/>
    </w:p>
    <w:p w14:paraId="57654884" w14:textId="1548FA2C" w:rsidR="00537BCD" w:rsidRPr="00537BCD" w:rsidRDefault="00537BCD" w:rsidP="00537BCD">
      <w:r>
        <w:t xml:space="preserve">In dieser Phase </w:t>
      </w:r>
      <w:r w:rsidR="00101E2B">
        <w:t>w</w:t>
      </w:r>
      <w:r w:rsidR="00F03169">
        <w:t xml:space="preserve">erden die in </w:t>
      </w:r>
      <w:r w:rsidR="003F561D">
        <w:t>der</w:t>
      </w:r>
      <w:r w:rsidR="00F03169">
        <w:t xml:space="preserve"> Initialisierung gewählten Varianten </w:t>
      </w:r>
      <w:r w:rsidR="00101E2B">
        <w:t xml:space="preserve">konkretisiert und </w:t>
      </w:r>
      <w:r w:rsidR="004E26BB">
        <w:t xml:space="preserve">auch die Anforderungen </w:t>
      </w:r>
      <w:r w:rsidR="007B6C2F">
        <w:t xml:space="preserve">werden konkretisiert und vervollständigt. </w:t>
      </w:r>
      <w:r w:rsidR="00101E2B">
        <w:t xml:space="preserve">Das Konzept muss für </w:t>
      </w:r>
      <w:r w:rsidR="00101E2B">
        <w:lastRenderedPageBreak/>
        <w:t>ausstehende Personen</w:t>
      </w:r>
      <w:r w:rsidR="00664D26">
        <w:t xml:space="preserve"> mit Fachwissen</w:t>
      </w:r>
      <w:r w:rsidR="00101E2B">
        <w:t xml:space="preserve"> </w:t>
      </w:r>
      <w:ins w:id="84" w:author="Therese" w:date="2021-11-25T14:11:00Z">
        <w:r w:rsidR="009717E2">
          <w:t>n</w:t>
        </w:r>
      </w:ins>
      <w:del w:id="85" w:author="Therese" w:date="2021-11-25T14:11:00Z">
        <w:r w:rsidR="00101E2B" w:rsidDel="009717E2">
          <w:delText>N</w:delText>
        </w:r>
      </w:del>
      <w:r w:rsidR="00101E2B">
        <w:t>achvollziehbar sein. Die Realisierung stützt sich stets auf das Konzept.</w:t>
      </w:r>
    </w:p>
    <w:p w14:paraId="10C6B7E6" w14:textId="3335F92D" w:rsidR="00537BCD" w:rsidRDefault="00537BCD" w:rsidP="00537BCD">
      <w:pPr>
        <w:pStyle w:val="berschrift3"/>
      </w:pPr>
      <w:bookmarkStart w:id="86" w:name="_Toc88727826"/>
      <w:r>
        <w:t>Realisierung</w:t>
      </w:r>
      <w:bookmarkEnd w:id="86"/>
    </w:p>
    <w:p w14:paraId="5EAD1AFC" w14:textId="2BB214C5" w:rsidR="00101E2B" w:rsidRPr="00101E2B" w:rsidRDefault="00101E2B" w:rsidP="00101E2B">
      <w:r>
        <w:t xml:space="preserve">Das IT-System wird realisiert und parallel getestet. Stetiges Ziel dabei ist es, </w:t>
      </w:r>
      <w:ins w:id="87" w:author="Therese" w:date="2021-11-25T14:12:00Z">
        <w:r w:rsidR="009717E2">
          <w:t>a</w:t>
        </w:r>
      </w:ins>
      <w:del w:id="88" w:author="Therese" w:date="2021-11-25T14:12:00Z">
        <w:r w:rsidDel="009717E2">
          <w:delText>A</w:delText>
        </w:r>
      </w:del>
      <w:r>
        <w:t xml:space="preserve">lles zu </w:t>
      </w:r>
      <w:r w:rsidR="00C1110F">
        <w:t>unternehmen,</w:t>
      </w:r>
      <w:r>
        <w:t xml:space="preserve"> damit es eine reibungslose Einführung gibt.</w:t>
      </w:r>
    </w:p>
    <w:p w14:paraId="1E830673" w14:textId="4A2B9BF7" w:rsidR="00537BCD" w:rsidRDefault="00537BCD" w:rsidP="00537BCD">
      <w:pPr>
        <w:pStyle w:val="berschrift3"/>
      </w:pPr>
      <w:bookmarkStart w:id="89" w:name="_Toc88727827"/>
      <w:r>
        <w:t>Einführung</w:t>
      </w:r>
      <w:bookmarkEnd w:id="89"/>
    </w:p>
    <w:p w14:paraId="6EBDAE0F" w14:textId="016B1F70" w:rsidR="000F790C" w:rsidRDefault="000F790C" w:rsidP="000F790C">
      <w:r>
        <w:t>Das neue System wird eingeführt und während der Übergangsphase betreut. Die Dokumentation fungiert später als Hilfestellung und Nachschlagewerk für den Kunden.</w:t>
      </w:r>
      <w:r>
        <w:br/>
        <w:t>Nach der Einführung wird das Projekt abgeschlossen.</w:t>
      </w:r>
    </w:p>
    <w:p w14:paraId="277AB2B1" w14:textId="0451A638" w:rsidR="005F4D01" w:rsidRDefault="00B62BE4" w:rsidP="000F790C">
      <w:r>
        <w:t>Achtung</w:t>
      </w:r>
      <w:ins w:id="90" w:author="Therese" w:date="2021-11-25T14:12:00Z">
        <w:r w:rsidR="009717E2">
          <w:t>:</w:t>
        </w:r>
      </w:ins>
      <w:r>
        <w:t xml:space="preserve"> </w:t>
      </w:r>
      <w:ins w:id="91" w:author="Therese" w:date="2021-11-25T14:12:00Z">
        <w:r w:rsidR="009717E2">
          <w:t>I</w:t>
        </w:r>
      </w:ins>
      <w:del w:id="92" w:author="Therese" w:date="2021-11-25T14:12:00Z">
        <w:r w:rsidDel="009717E2">
          <w:delText>i</w:delText>
        </w:r>
      </w:del>
      <w:r>
        <w:t xml:space="preserve">n diesem Projekt ist keine Einführungsphase vorgesehen, da die Applikation </w:t>
      </w:r>
      <w:r w:rsidR="00E92877">
        <w:t>im Rahmen dieser Vor-IPA nicht für den produktiven Betrieb entwickelt wird.</w:t>
      </w:r>
    </w:p>
    <w:p w14:paraId="00E0697C" w14:textId="510ECC91" w:rsidR="00601629" w:rsidRDefault="00601629" w:rsidP="00601629">
      <w:pPr>
        <w:pStyle w:val="berschrift2"/>
      </w:pPr>
      <w:bookmarkStart w:id="93" w:name="_Toc88727828"/>
      <w:r>
        <w:t>Module</w:t>
      </w:r>
      <w:bookmarkEnd w:id="93"/>
      <w:r>
        <w:t xml:space="preserve"> </w:t>
      </w:r>
    </w:p>
    <w:p w14:paraId="4B139E5D" w14:textId="4B6267FE" w:rsidR="00EC6EEE" w:rsidRDefault="00D64F10" w:rsidP="00EC6EEE">
      <w:pPr>
        <w:keepNext/>
      </w:pPr>
      <w:r>
        <w:t>Hermes 5.1 gibt basierend</w:t>
      </w:r>
      <w:del w:id="94" w:author="Therese" w:date="2021-11-25T14:13:00Z">
        <w:r w:rsidDel="009717E2">
          <w:delText xml:space="preserve"> auf der</w:delText>
        </w:r>
      </w:del>
      <w:r>
        <w:t xml:space="preserve"> </w:t>
      </w:r>
      <w:r w:rsidR="00E75DAF">
        <w:t xml:space="preserve">auf dem </w:t>
      </w:r>
      <w:r w:rsidR="005871DA">
        <w:t xml:space="preserve">gewählten Szenario verschiedene Module vor, welche auf </w:t>
      </w:r>
      <w:r w:rsidR="00581391">
        <w:t>die verschiedenen Phasen verteilt werden.</w:t>
      </w:r>
      <w:r w:rsidR="00F879DC">
        <w:t xml:space="preserve"> </w:t>
      </w:r>
      <w:r w:rsidR="00565C11">
        <w:br/>
      </w:r>
      <w:r w:rsidR="00565C11">
        <w:lastRenderedPageBreak/>
        <w:t xml:space="preserve">In </w:t>
      </w:r>
      <w:r w:rsidR="00A83416">
        <w:t>unterstehende</w:t>
      </w:r>
      <w:ins w:id="95" w:author="Therese" w:date="2021-11-25T14:14:00Z">
        <w:r w:rsidR="009717E2">
          <w:t>r</w:t>
        </w:r>
      </w:ins>
      <w:del w:id="96" w:author="Therese" w:date="2021-11-25T14:14:00Z">
        <w:r w:rsidR="00A83416" w:rsidDel="009717E2">
          <w:delText>n</w:delText>
        </w:r>
      </w:del>
      <w:r w:rsidR="00A83416">
        <w:t xml:space="preserve"> Grafik ist </w:t>
      </w:r>
      <w:r w:rsidR="00094755">
        <w:t xml:space="preserve">festgehalten, welches Modul </w:t>
      </w:r>
      <w:r w:rsidR="00E36AAC">
        <w:t xml:space="preserve">in welcher Phase vorkommt </w:t>
      </w:r>
      <w:r w:rsidR="00A7246C">
        <w:t xml:space="preserve">im Szenario </w:t>
      </w:r>
      <w:r w:rsidR="00F21DDA">
        <w:t>«IT-</w:t>
      </w:r>
      <w:r w:rsidR="00846EC4">
        <w:t>Individualanwendung</w:t>
      </w:r>
      <w:r w:rsidR="00F21DDA">
        <w:t>»</w:t>
      </w:r>
    </w:p>
    <w:p w14:paraId="227C655B" w14:textId="47205C26" w:rsidR="00CB2C2C" w:rsidRDefault="00CB2C2C" w:rsidP="00EC6EEE">
      <w:pPr>
        <w:keepNext/>
      </w:pPr>
      <w:r>
        <w:rPr>
          <w:noProof/>
        </w:rPr>
        <w:drawing>
          <wp:inline distT="0" distB="0" distL="0" distR="0" wp14:anchorId="3C79BCB9" wp14:editId="27CB8E57">
            <wp:extent cx="4653280" cy="4683760"/>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3280" cy="4683760"/>
                    </a:xfrm>
                    <a:prstGeom prst="rect">
                      <a:avLst/>
                    </a:prstGeom>
                    <a:noFill/>
                    <a:ln>
                      <a:noFill/>
                    </a:ln>
                  </pic:spPr>
                </pic:pic>
              </a:graphicData>
            </a:graphic>
          </wp:inline>
        </w:drawing>
      </w:r>
    </w:p>
    <w:p w14:paraId="736ECB7D" w14:textId="004F52C5" w:rsidR="00441601" w:rsidRDefault="00EC6EEE" w:rsidP="00EC6EEE">
      <w:pPr>
        <w:pStyle w:val="Beschriftung"/>
      </w:pPr>
      <w:bookmarkStart w:id="97" w:name="_Toc88468676"/>
      <w:r>
        <w:t xml:space="preserve">Abbildung </w:t>
      </w:r>
      <w:r w:rsidR="0034038F">
        <w:fldChar w:fldCharType="begin"/>
      </w:r>
      <w:r w:rsidR="0034038F">
        <w:instrText xml:space="preserve"> SEQ Abbildung \* ARABIC </w:instrText>
      </w:r>
      <w:r w:rsidR="0034038F">
        <w:fldChar w:fldCharType="separate"/>
      </w:r>
      <w:r w:rsidR="005474F5">
        <w:rPr>
          <w:noProof/>
        </w:rPr>
        <w:t>11</w:t>
      </w:r>
      <w:r w:rsidR="0034038F">
        <w:rPr>
          <w:noProof/>
        </w:rPr>
        <w:fldChar w:fldCharType="end"/>
      </w:r>
      <w:r>
        <w:t>: Hermes Module</w:t>
      </w:r>
      <w:bookmarkEnd w:id="97"/>
    </w:p>
    <w:p w14:paraId="59595FDA" w14:textId="77777777" w:rsidR="00581391" w:rsidRPr="00441601" w:rsidRDefault="00581391" w:rsidP="00441601"/>
    <w:p w14:paraId="1CAB3CD2" w14:textId="77777777" w:rsidR="003F6BCE" w:rsidRPr="000F790C" w:rsidRDefault="003F6BCE" w:rsidP="000F790C"/>
    <w:p w14:paraId="13D97113" w14:textId="682C10E3" w:rsidR="000F790C" w:rsidRDefault="005D2527" w:rsidP="00B63173">
      <w:pPr>
        <w:pStyle w:val="berschrift1"/>
      </w:pPr>
      <w:bookmarkStart w:id="98" w:name="_Toc88727829"/>
      <w:r>
        <w:t xml:space="preserve">Vor-IPA </w:t>
      </w:r>
      <w:r w:rsidR="005A3BF3">
        <w:t>Projektorganisation u. Projektrollen</w:t>
      </w:r>
      <w:bookmarkEnd w:id="98"/>
    </w:p>
    <w:p w14:paraId="1364E0C0" w14:textId="77777777" w:rsidR="00176990" w:rsidRDefault="00176990" w:rsidP="00176990"/>
    <w:p w14:paraId="5D6A74B0" w14:textId="4EAEFA62" w:rsidR="00C92A57" w:rsidRPr="00176990" w:rsidRDefault="00F81266" w:rsidP="00176990">
      <w:r>
        <w:t xml:space="preserve">Im </w:t>
      </w:r>
      <w:r w:rsidR="004319E5">
        <w:t>f</w:t>
      </w:r>
      <w:r>
        <w:t xml:space="preserve">olgenden Kapitel sind die </w:t>
      </w:r>
      <w:r w:rsidR="004319E5">
        <w:t>Projektrollen</w:t>
      </w:r>
      <w:r w:rsidR="00C31B18">
        <w:t xml:space="preserve"> und die Projektorganisation aufgeführt. </w:t>
      </w:r>
      <w:r w:rsidR="00C31B18">
        <w:br/>
        <w:t>Da es sich hier</w:t>
      </w:r>
      <w:r w:rsidR="00586167">
        <w:t xml:space="preserve"> um die Vor-IPA handelt</w:t>
      </w:r>
      <w:ins w:id="99" w:author="Therese" w:date="2021-11-25T14:14:00Z">
        <w:r w:rsidR="009717E2">
          <w:t>,</w:t>
        </w:r>
      </w:ins>
      <w:r w:rsidR="00586167">
        <w:t xml:space="preserve"> gibt es nur ein</w:t>
      </w:r>
      <w:ins w:id="100" w:author="Therese" w:date="2021-11-25T14:14:00Z">
        <w:r w:rsidR="009717E2">
          <w:t>en</w:t>
        </w:r>
      </w:ins>
      <w:r w:rsidR="00586167">
        <w:t xml:space="preserve"> </w:t>
      </w:r>
      <w:r w:rsidR="00E265B5">
        <w:t>Experte</w:t>
      </w:r>
      <w:ins w:id="101" w:author="Therese" w:date="2021-11-25T14:14:00Z">
        <w:r w:rsidR="009717E2">
          <w:t>n</w:t>
        </w:r>
      </w:ins>
      <w:r w:rsidR="00E265B5">
        <w:t>, welcher gleichzeitig der Fachvorgesetzte ist.</w:t>
      </w:r>
    </w:p>
    <w:p w14:paraId="465557A1" w14:textId="33926C0A" w:rsidR="000F790C" w:rsidRDefault="001F158C" w:rsidP="000F790C">
      <w:pPr>
        <w:pStyle w:val="berschrift2"/>
      </w:pPr>
      <w:bookmarkStart w:id="102" w:name="_Toc88727830"/>
      <w:r>
        <w:rPr>
          <w:noProof/>
        </w:rPr>
        <w:lastRenderedPageBreak/>
        <mc:AlternateContent>
          <mc:Choice Requires="wps">
            <w:drawing>
              <wp:anchor distT="0" distB="0" distL="114300" distR="114300" simplePos="0" relativeHeight="251687936" behindDoc="0" locked="0" layoutInCell="1" allowOverlap="1" wp14:anchorId="2555FA56" wp14:editId="491C40E2">
                <wp:simplePos x="0" y="0"/>
                <wp:positionH relativeFrom="column">
                  <wp:posOffset>3175</wp:posOffset>
                </wp:positionH>
                <wp:positionV relativeFrom="paragraph">
                  <wp:posOffset>4091305</wp:posOffset>
                </wp:positionV>
                <wp:extent cx="5777865"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5777865" cy="635"/>
                        </a:xfrm>
                        <a:prstGeom prst="rect">
                          <a:avLst/>
                        </a:prstGeom>
                        <a:solidFill>
                          <a:prstClr val="white"/>
                        </a:solidFill>
                        <a:ln>
                          <a:noFill/>
                        </a:ln>
                      </wps:spPr>
                      <wps:txbx>
                        <w:txbxContent>
                          <w:p w14:paraId="31AF04D7" w14:textId="0D21668F" w:rsidR="001F158C" w:rsidRPr="005607D0" w:rsidRDefault="001F158C" w:rsidP="001F158C">
                            <w:pPr>
                              <w:pStyle w:val="Beschriftung"/>
                              <w:rPr>
                                <w:noProof/>
                                <w:color w:val="auto"/>
                                <w:sz w:val="36"/>
                              </w:rPr>
                            </w:pPr>
                            <w:bookmarkStart w:id="103" w:name="_Toc88468677"/>
                            <w:r>
                              <w:t xml:space="preserve">Abbildung </w:t>
                            </w:r>
                            <w:r w:rsidR="0034038F">
                              <w:fldChar w:fldCharType="begin"/>
                            </w:r>
                            <w:r w:rsidR="0034038F">
                              <w:instrText xml:space="preserve"> SEQ Abbildung \* ARABIC </w:instrText>
                            </w:r>
                            <w:r w:rsidR="0034038F">
                              <w:fldChar w:fldCharType="separate"/>
                            </w:r>
                            <w:r w:rsidR="005474F5">
                              <w:rPr>
                                <w:noProof/>
                              </w:rPr>
                              <w:t>12</w:t>
                            </w:r>
                            <w:r w:rsidR="0034038F">
                              <w:rPr>
                                <w:noProof/>
                              </w:rPr>
                              <w:fldChar w:fldCharType="end"/>
                            </w:r>
                            <w:r w:rsidR="00FE35F9">
                              <w:rPr>
                                <w:noProof/>
                              </w:rPr>
                              <w:t>: Projektorganisation</w:t>
                            </w:r>
                            <w:bookmarkEnd w:id="103"/>
                            <w:r w:rsidR="00FE35F9">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5FA56" id="Textfeld 26" o:spid="_x0000_s1030" type="#_x0000_t202" style="position:absolute;left:0;text-align:left;margin-left:.25pt;margin-top:322.15pt;width:454.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" stroked="f">
                <v:textbox style="mso-fit-shape-to-text:t" inset="0,0,0,0">
                  <w:txbxContent>
                    <w:p w14:paraId="31AF04D7" w14:textId="0D21668F" w:rsidR="001F158C" w:rsidRPr="005607D0" w:rsidRDefault="001F158C" w:rsidP="001F158C">
                      <w:pPr>
                        <w:pStyle w:val="Beschriftung"/>
                        <w:rPr>
                          <w:noProof/>
                          <w:color w:val="auto"/>
                          <w:sz w:val="36"/>
                        </w:rPr>
                      </w:pPr>
                      <w:bookmarkStart w:id="104" w:name="_Toc88468677"/>
                      <w:r>
                        <w:t xml:space="preserve">Abbildung </w:t>
                      </w:r>
                      <w:r w:rsidR="0034038F">
                        <w:fldChar w:fldCharType="begin"/>
                      </w:r>
                      <w:r w:rsidR="0034038F">
                        <w:instrText xml:space="preserve"> SEQ Abbildung \* ARABIC </w:instrText>
                      </w:r>
                      <w:r w:rsidR="0034038F">
                        <w:fldChar w:fldCharType="separate"/>
                      </w:r>
                      <w:r w:rsidR="005474F5">
                        <w:rPr>
                          <w:noProof/>
                        </w:rPr>
                        <w:t>12</w:t>
                      </w:r>
                      <w:r w:rsidR="0034038F">
                        <w:rPr>
                          <w:noProof/>
                        </w:rPr>
                        <w:fldChar w:fldCharType="end"/>
                      </w:r>
                      <w:r w:rsidR="00FE35F9">
                        <w:rPr>
                          <w:noProof/>
                        </w:rPr>
                        <w:t>: Projektorganisation</w:t>
                      </w:r>
                      <w:bookmarkEnd w:id="104"/>
                      <w:r w:rsidR="00FE35F9">
                        <w:rPr>
                          <w:noProof/>
                        </w:rPr>
                        <w:t xml:space="preserve"> </w:t>
                      </w:r>
                    </w:p>
                  </w:txbxContent>
                </v:textbox>
                <w10:wrap type="through"/>
              </v:shape>
            </w:pict>
          </mc:Fallback>
        </mc:AlternateContent>
      </w:r>
      <w:r w:rsidR="000F790C">
        <w:t>Projektorganisation</w:t>
      </w:r>
      <w:bookmarkEnd w:id="102"/>
    </w:p>
    <w:p w14:paraId="7FA6630B" w14:textId="00BDEECB" w:rsidR="004013BA" w:rsidRPr="004013BA" w:rsidRDefault="008E5072" w:rsidP="004013BA">
      <w:r>
        <w:rPr>
          <w:noProof/>
        </w:rPr>
        <w:drawing>
          <wp:anchor distT="0" distB="0" distL="114300" distR="114300" simplePos="0" relativeHeight="251738112" behindDoc="0" locked="0" layoutInCell="1" allowOverlap="1" wp14:anchorId="2BC1F419" wp14:editId="2F0217C9">
            <wp:simplePos x="0" y="0"/>
            <wp:positionH relativeFrom="column">
              <wp:posOffset>-242570</wp:posOffset>
            </wp:positionH>
            <wp:positionV relativeFrom="paragraph">
              <wp:posOffset>241935</wp:posOffset>
            </wp:positionV>
            <wp:extent cx="5762625" cy="3086100"/>
            <wp:effectExtent l="0" t="0" r="9525" b="0"/>
            <wp:wrapThrough wrapText="bothSides">
              <wp:wrapPolygon edited="0">
                <wp:start x="0" y="0"/>
                <wp:lineTo x="0" y="21467"/>
                <wp:lineTo x="21564" y="21467"/>
                <wp:lineTo x="21564"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anchor>
        </w:drawing>
      </w:r>
      <w:r w:rsidR="00A422DE">
        <w:t>In der untenstehenden Grafik</w:t>
      </w:r>
      <w:r w:rsidR="004013BA">
        <w:t xml:space="preserve"> ist die Projekto</w:t>
      </w:r>
      <w:r w:rsidR="00B44D11">
        <w:t>rganisation als Diagramm ersichtlich.</w:t>
      </w:r>
    </w:p>
    <w:p w14:paraId="013B2CD6" w14:textId="2A45F942" w:rsidR="000F790C" w:rsidRDefault="000F790C" w:rsidP="000F790C"/>
    <w:p w14:paraId="779C1296" w14:textId="76EEFCCE" w:rsidR="000F790C" w:rsidRDefault="000F790C" w:rsidP="000F790C"/>
    <w:p w14:paraId="117EA959" w14:textId="77777777" w:rsidR="000F790C" w:rsidRPr="000F790C" w:rsidRDefault="000F790C" w:rsidP="000F790C"/>
    <w:p w14:paraId="2A1AA226" w14:textId="4E630880" w:rsidR="000F790C" w:rsidRDefault="000F790C" w:rsidP="000F790C">
      <w:pPr>
        <w:pStyle w:val="berschrift2"/>
      </w:pPr>
      <w:bookmarkStart w:id="105" w:name="_Toc88727831"/>
      <w:r>
        <w:t>Projektrollen</w:t>
      </w:r>
      <w:bookmarkEnd w:id="105"/>
    </w:p>
    <w:p w14:paraId="31A2FBEE" w14:textId="76E49D11" w:rsidR="003B275E" w:rsidRPr="003B275E" w:rsidRDefault="0081325E" w:rsidP="003B275E">
      <w:r>
        <w:t>In der untenstehenden Tabelle sind die</w:t>
      </w:r>
      <w:r w:rsidR="006825A4">
        <w:t xml:space="preserve"> Projektrollen aufgeführt. </w:t>
      </w:r>
    </w:p>
    <w:p w14:paraId="3F170655" w14:textId="77777777" w:rsidR="00A422DE" w:rsidRPr="00A422DE" w:rsidRDefault="00A422DE" w:rsidP="00A422DE"/>
    <w:p w14:paraId="3338C636" w14:textId="2418D318" w:rsidR="000F790C" w:rsidRDefault="000F790C" w:rsidP="000F790C"/>
    <w:tbl>
      <w:tblPr>
        <w:tblStyle w:val="Tabellenraster"/>
        <w:tblW w:w="0" w:type="auto"/>
        <w:tblLook w:val="04A0" w:firstRow="1" w:lastRow="0" w:firstColumn="1" w:lastColumn="0" w:noHBand="0" w:noVBand="1"/>
      </w:tblPr>
      <w:tblGrid>
        <w:gridCol w:w="4531"/>
        <w:gridCol w:w="4531"/>
      </w:tblGrid>
      <w:tr w:rsidR="000F790C" w14:paraId="76000068" w14:textId="77777777" w:rsidTr="00B63173">
        <w:tc>
          <w:tcPr>
            <w:tcW w:w="4531" w:type="dxa"/>
            <w:shd w:val="clear" w:color="auto" w:fill="8EAADB" w:themeFill="accent1" w:themeFillTint="99"/>
          </w:tcPr>
          <w:p w14:paraId="783E20C6" w14:textId="477E3A46" w:rsidR="000F790C" w:rsidRPr="00FE7C00" w:rsidRDefault="000F790C" w:rsidP="00B63173">
            <w:pPr>
              <w:rPr>
                <w:b/>
                <w:bCs/>
              </w:rPr>
            </w:pPr>
            <w:r>
              <w:rPr>
                <w:b/>
                <w:bCs/>
              </w:rPr>
              <w:t>Rolle</w:t>
            </w:r>
          </w:p>
        </w:tc>
        <w:tc>
          <w:tcPr>
            <w:tcW w:w="4531" w:type="dxa"/>
            <w:shd w:val="clear" w:color="auto" w:fill="8EAADB" w:themeFill="accent1" w:themeFillTint="99"/>
          </w:tcPr>
          <w:p w14:paraId="027C4F6F" w14:textId="6CDFCE3B" w:rsidR="000F790C" w:rsidRPr="00FE7C00" w:rsidRDefault="000F790C" w:rsidP="00B63173">
            <w:pPr>
              <w:rPr>
                <w:b/>
                <w:bCs/>
              </w:rPr>
            </w:pPr>
            <w:r>
              <w:rPr>
                <w:b/>
                <w:bCs/>
              </w:rPr>
              <w:t>Beschreibung</w:t>
            </w:r>
          </w:p>
        </w:tc>
      </w:tr>
      <w:tr w:rsidR="000F790C" w14:paraId="1A16D124" w14:textId="77777777" w:rsidTr="00B63173">
        <w:tc>
          <w:tcPr>
            <w:tcW w:w="4531" w:type="dxa"/>
          </w:tcPr>
          <w:p w14:paraId="2CED33B0" w14:textId="77777777" w:rsidR="000F790C" w:rsidRPr="00AD3B18" w:rsidRDefault="00A27494" w:rsidP="00B63173">
            <w:pPr>
              <w:rPr>
                <w:b/>
                <w:bCs/>
              </w:rPr>
            </w:pPr>
            <w:r w:rsidRPr="00AD3B18">
              <w:rPr>
                <w:b/>
                <w:bCs/>
              </w:rPr>
              <w:t>Auftraggeber</w:t>
            </w:r>
          </w:p>
          <w:p w14:paraId="791C80A1" w14:textId="77072F72" w:rsidR="00A27494" w:rsidRDefault="003A4A63" w:rsidP="00B63173">
            <w:r>
              <w:t>Technische Fachschule</w:t>
            </w:r>
            <w:r w:rsidR="00887558">
              <w:t xml:space="preserve"> Bern</w:t>
            </w:r>
          </w:p>
        </w:tc>
        <w:tc>
          <w:tcPr>
            <w:tcW w:w="4531" w:type="dxa"/>
          </w:tcPr>
          <w:p w14:paraId="557F9227" w14:textId="65D93375" w:rsidR="000F790C" w:rsidRDefault="00F27186" w:rsidP="00B63173">
            <w:r>
              <w:t>Der Projektauftraggeber ist die Technische Fachschule Bern.</w:t>
            </w:r>
          </w:p>
        </w:tc>
      </w:tr>
      <w:tr w:rsidR="00AA5F9B" w14:paraId="1A460BAB" w14:textId="77777777" w:rsidTr="00B63173">
        <w:tc>
          <w:tcPr>
            <w:tcW w:w="4531" w:type="dxa"/>
          </w:tcPr>
          <w:p w14:paraId="4B514333" w14:textId="3FF1795D" w:rsidR="00AA5F9B" w:rsidRPr="00AD3B18" w:rsidRDefault="00AA5F9B" w:rsidP="00B63173">
            <w:pPr>
              <w:rPr>
                <w:b/>
                <w:bCs/>
              </w:rPr>
            </w:pPr>
            <w:r>
              <w:rPr>
                <w:b/>
                <w:bCs/>
              </w:rPr>
              <w:t>Projektaus</w:t>
            </w:r>
            <w:r w:rsidR="00887558">
              <w:rPr>
                <w:b/>
                <w:bCs/>
              </w:rPr>
              <w:t>s</w:t>
            </w:r>
            <w:r>
              <w:rPr>
                <w:b/>
                <w:bCs/>
              </w:rPr>
              <w:t>chuss</w:t>
            </w:r>
            <w:r w:rsidR="00887558">
              <w:rPr>
                <w:b/>
                <w:bCs/>
              </w:rPr>
              <w:br/>
            </w:r>
            <w:r w:rsidR="00887558">
              <w:t xml:space="preserve">Raffaele </w:t>
            </w:r>
            <w:proofErr w:type="spellStart"/>
            <w:r w:rsidR="00887558">
              <w:t>Zompicchiatti</w:t>
            </w:r>
            <w:proofErr w:type="spellEnd"/>
          </w:p>
        </w:tc>
        <w:tc>
          <w:tcPr>
            <w:tcW w:w="4531" w:type="dxa"/>
          </w:tcPr>
          <w:p w14:paraId="078BD3B9" w14:textId="7DCA2F63" w:rsidR="00AA5F9B" w:rsidRDefault="00647356" w:rsidP="00B63173">
            <w:r>
              <w:t xml:space="preserve">Die Rolle des Projetsauschusses übernimmt der Fachvorgesetzte </w:t>
            </w:r>
            <w:r w:rsidR="0018344E">
              <w:t xml:space="preserve">Raffaele </w:t>
            </w:r>
            <w:proofErr w:type="spellStart"/>
            <w:r w:rsidR="0018344E">
              <w:t>Zompicchia</w:t>
            </w:r>
            <w:r w:rsidR="00887558">
              <w:t>tti</w:t>
            </w:r>
            <w:proofErr w:type="spellEnd"/>
            <w:r w:rsidR="00887558">
              <w:t>.</w:t>
            </w:r>
          </w:p>
        </w:tc>
      </w:tr>
      <w:tr w:rsidR="00325C02" w14:paraId="641EAABD" w14:textId="77777777" w:rsidTr="00B63173">
        <w:tc>
          <w:tcPr>
            <w:tcW w:w="4531" w:type="dxa"/>
          </w:tcPr>
          <w:p w14:paraId="52C7C747" w14:textId="092A17CE" w:rsidR="00325C02" w:rsidRDefault="00325C02" w:rsidP="00B63173">
            <w:pPr>
              <w:rPr>
                <w:b/>
                <w:bCs/>
              </w:rPr>
            </w:pPr>
            <w:r>
              <w:rPr>
                <w:b/>
                <w:bCs/>
              </w:rPr>
              <w:t>Qualität</w:t>
            </w:r>
            <w:r w:rsidR="009C0310">
              <w:rPr>
                <w:b/>
                <w:bCs/>
              </w:rPr>
              <w:t>- &amp; Sicherheitsmanage</w:t>
            </w:r>
            <w:r w:rsidR="002F0FA2">
              <w:rPr>
                <w:b/>
                <w:bCs/>
              </w:rPr>
              <w:t>r</w:t>
            </w:r>
          </w:p>
        </w:tc>
        <w:tc>
          <w:tcPr>
            <w:tcW w:w="4531" w:type="dxa"/>
          </w:tcPr>
          <w:p w14:paraId="5534C2B6" w14:textId="386745F6" w:rsidR="00325C02" w:rsidRDefault="00500D8D" w:rsidP="00B63173">
            <w:r>
              <w:t xml:space="preserve">Raffaele </w:t>
            </w:r>
            <w:proofErr w:type="spellStart"/>
            <w:r>
              <w:t>Zompicchiatti</w:t>
            </w:r>
            <w:proofErr w:type="spellEnd"/>
            <w:r>
              <w:t xml:space="preserve"> </w:t>
            </w:r>
            <w:r w:rsidR="002F0FA2">
              <w:t>übernimmt als Experte di</w:t>
            </w:r>
            <w:r w:rsidR="00CB2675">
              <w:t>e Rolle des Qualität- &amp; Sicherheitsmanagers.</w:t>
            </w:r>
          </w:p>
        </w:tc>
      </w:tr>
      <w:tr w:rsidR="000F790C" w14:paraId="4B36D0E5" w14:textId="77777777" w:rsidTr="00B63173">
        <w:tc>
          <w:tcPr>
            <w:tcW w:w="4531" w:type="dxa"/>
          </w:tcPr>
          <w:p w14:paraId="569AD6D0" w14:textId="44C7774A" w:rsidR="000F790C" w:rsidRPr="00AD3B18" w:rsidRDefault="00A27494" w:rsidP="00B63173">
            <w:pPr>
              <w:rPr>
                <w:b/>
                <w:bCs/>
              </w:rPr>
            </w:pPr>
            <w:r w:rsidRPr="00AD3B18">
              <w:rPr>
                <w:b/>
                <w:bCs/>
              </w:rPr>
              <w:t>Projektleit</w:t>
            </w:r>
            <w:r w:rsidR="00847180">
              <w:rPr>
                <w:b/>
                <w:bCs/>
              </w:rPr>
              <w:t>ung</w:t>
            </w:r>
          </w:p>
          <w:p w14:paraId="786205ED" w14:textId="655D91C2" w:rsidR="00AD3B18" w:rsidRDefault="00AD3B18" w:rsidP="00B63173">
            <w:r>
              <w:t>Michael Schmid</w:t>
            </w:r>
          </w:p>
        </w:tc>
        <w:tc>
          <w:tcPr>
            <w:tcW w:w="4531" w:type="dxa"/>
          </w:tcPr>
          <w:p w14:paraId="638A499C" w14:textId="5159CB44" w:rsidR="000F790C" w:rsidRDefault="00AD3B18" w:rsidP="00B63173">
            <w:r>
              <w:t>Die Projektleitung wird durch Michael Schmid besetzt.</w:t>
            </w:r>
          </w:p>
        </w:tc>
      </w:tr>
      <w:tr w:rsidR="000F790C" w14:paraId="0DFF0034" w14:textId="77777777" w:rsidTr="00B63173">
        <w:tc>
          <w:tcPr>
            <w:tcW w:w="4531" w:type="dxa"/>
          </w:tcPr>
          <w:p w14:paraId="486004DC" w14:textId="77777777" w:rsidR="000F790C" w:rsidRPr="00AD3B18" w:rsidRDefault="00A27494" w:rsidP="00B63173">
            <w:pPr>
              <w:rPr>
                <w:b/>
                <w:bCs/>
              </w:rPr>
            </w:pPr>
            <w:r w:rsidRPr="00AD3B18">
              <w:rPr>
                <w:b/>
                <w:bCs/>
              </w:rPr>
              <w:lastRenderedPageBreak/>
              <w:t>Projektrealisation</w:t>
            </w:r>
          </w:p>
          <w:p w14:paraId="10F8B843" w14:textId="26A747F0" w:rsidR="00AD3B18" w:rsidRDefault="00AD3B18" w:rsidP="00B63173">
            <w:r>
              <w:t>Michael Schmid</w:t>
            </w:r>
          </w:p>
        </w:tc>
        <w:tc>
          <w:tcPr>
            <w:tcW w:w="4531" w:type="dxa"/>
          </w:tcPr>
          <w:p w14:paraId="30C1985D" w14:textId="16497D59" w:rsidR="000F790C" w:rsidRDefault="00AD3B18" w:rsidP="00B63173">
            <w:r>
              <w:t>Der Realisator des Projekts ist Michael Schmid</w:t>
            </w:r>
          </w:p>
        </w:tc>
      </w:tr>
      <w:tr w:rsidR="000F790C" w14:paraId="6DA34FDF" w14:textId="77777777" w:rsidTr="00A27494">
        <w:trPr>
          <w:trHeight w:val="188"/>
        </w:trPr>
        <w:tc>
          <w:tcPr>
            <w:tcW w:w="4531" w:type="dxa"/>
          </w:tcPr>
          <w:p w14:paraId="072248D0" w14:textId="77777777" w:rsidR="000F790C" w:rsidRPr="00AD3B18" w:rsidRDefault="00A27494" w:rsidP="00B63173">
            <w:pPr>
              <w:rPr>
                <w:b/>
                <w:bCs/>
              </w:rPr>
            </w:pPr>
            <w:r w:rsidRPr="00AD3B18">
              <w:rPr>
                <w:b/>
                <w:bCs/>
              </w:rPr>
              <w:t>Projektdokumentation</w:t>
            </w:r>
          </w:p>
          <w:p w14:paraId="0AB78B42" w14:textId="49500670" w:rsidR="00AD3B18" w:rsidRDefault="00AD3B18" w:rsidP="00B63173">
            <w:r>
              <w:t>Michael Schmid</w:t>
            </w:r>
          </w:p>
        </w:tc>
        <w:tc>
          <w:tcPr>
            <w:tcW w:w="4531" w:type="dxa"/>
          </w:tcPr>
          <w:p w14:paraId="3E661794" w14:textId="64B4670A" w:rsidR="000F790C" w:rsidRDefault="00AD3B18" w:rsidP="00B63173">
            <w:r>
              <w:t xml:space="preserve">Die Projektdokumentation wird von Michael Schmid </w:t>
            </w:r>
            <w:r w:rsidR="00EF565E">
              <w:t>erstellt.</w:t>
            </w:r>
          </w:p>
        </w:tc>
      </w:tr>
      <w:tr w:rsidR="00A27494" w14:paraId="2AF0B85F" w14:textId="77777777" w:rsidTr="00B63173">
        <w:tc>
          <w:tcPr>
            <w:tcW w:w="4531" w:type="dxa"/>
          </w:tcPr>
          <w:p w14:paraId="7B1F2699" w14:textId="77777777" w:rsidR="00A27494" w:rsidRPr="00AD3B18" w:rsidRDefault="00A27494" w:rsidP="00B63173">
            <w:pPr>
              <w:rPr>
                <w:b/>
                <w:bCs/>
              </w:rPr>
            </w:pPr>
            <w:proofErr w:type="spellStart"/>
            <w:r w:rsidRPr="00AD3B18">
              <w:rPr>
                <w:b/>
                <w:bCs/>
              </w:rPr>
              <w:t>Testing</w:t>
            </w:r>
            <w:proofErr w:type="spellEnd"/>
          </w:p>
          <w:p w14:paraId="557A9D88" w14:textId="2CD1BA0C" w:rsidR="00AD3B18" w:rsidRDefault="00847180" w:rsidP="00B63173">
            <w:r>
              <w:t xml:space="preserve">David </w:t>
            </w:r>
            <w:proofErr w:type="spellStart"/>
            <w:r>
              <w:t>Gloor</w:t>
            </w:r>
            <w:proofErr w:type="spellEnd"/>
          </w:p>
        </w:tc>
        <w:tc>
          <w:tcPr>
            <w:tcW w:w="4531" w:type="dxa"/>
          </w:tcPr>
          <w:p w14:paraId="5BFA4332" w14:textId="4CD6055F" w:rsidR="00A27494" w:rsidRDefault="00847180" w:rsidP="001F158C">
            <w:pPr>
              <w:keepNext/>
            </w:pPr>
            <w:r>
              <w:t xml:space="preserve">David </w:t>
            </w:r>
            <w:proofErr w:type="spellStart"/>
            <w:r>
              <w:t>Gloor</w:t>
            </w:r>
            <w:proofErr w:type="spellEnd"/>
            <w:r w:rsidR="00EF565E">
              <w:t xml:space="preserve"> ist verantwortlich für das </w:t>
            </w:r>
            <w:proofErr w:type="spellStart"/>
            <w:r w:rsidR="00EF565E">
              <w:t>Testing</w:t>
            </w:r>
            <w:proofErr w:type="spellEnd"/>
            <w:r w:rsidR="00EF565E">
              <w:t>.</w:t>
            </w:r>
          </w:p>
        </w:tc>
      </w:tr>
    </w:tbl>
    <w:p w14:paraId="67671283" w14:textId="4F467E1B" w:rsidR="000F790C" w:rsidRPr="000F790C" w:rsidRDefault="001F158C" w:rsidP="001F158C">
      <w:pPr>
        <w:pStyle w:val="Beschriftung"/>
      </w:pPr>
      <w:bookmarkStart w:id="106" w:name="_Toc88468792"/>
      <w:r>
        <w:t xml:space="preserve">Tabelle </w:t>
      </w:r>
      <w:r w:rsidR="0034038F">
        <w:fldChar w:fldCharType="begin"/>
      </w:r>
      <w:r w:rsidR="0034038F">
        <w:instrText xml:space="preserve"> SEQ Tabelle \* ARABIC </w:instrText>
      </w:r>
      <w:r w:rsidR="0034038F">
        <w:fldChar w:fldCharType="separate"/>
      </w:r>
      <w:r w:rsidR="00E2796F">
        <w:rPr>
          <w:noProof/>
        </w:rPr>
        <w:t>3</w:t>
      </w:r>
      <w:r w:rsidR="0034038F">
        <w:rPr>
          <w:noProof/>
        </w:rPr>
        <w:fldChar w:fldCharType="end"/>
      </w:r>
      <w:r w:rsidR="00D9423A">
        <w:rPr>
          <w:noProof/>
        </w:rPr>
        <w:t>: Projektrollen</w:t>
      </w:r>
      <w:bookmarkEnd w:id="106"/>
    </w:p>
    <w:p w14:paraId="620A2D27" w14:textId="77777777" w:rsidR="00624BAE" w:rsidRDefault="00624BAE"/>
    <w:p w14:paraId="4C45862D" w14:textId="77777777" w:rsidR="00624BAE" w:rsidRDefault="00624BAE"/>
    <w:p w14:paraId="0AF5C939" w14:textId="77777777" w:rsidR="00624BAE" w:rsidRDefault="00624BAE"/>
    <w:p w14:paraId="22E036E9" w14:textId="77777777" w:rsidR="00624BAE" w:rsidRDefault="00624BAE">
      <w:r>
        <w:br w:type="page"/>
      </w:r>
    </w:p>
    <w:p w14:paraId="718AFE65" w14:textId="77777777" w:rsidR="00624BAE" w:rsidRDefault="00624BAE" w:rsidP="00624BAE">
      <w:pPr>
        <w:pStyle w:val="berschrift1"/>
      </w:pPr>
      <w:bookmarkStart w:id="107" w:name="_Toc88727832"/>
      <w:r>
        <w:lastRenderedPageBreak/>
        <w:t>Risikoanalyse</w:t>
      </w:r>
      <w:bookmarkEnd w:id="107"/>
    </w:p>
    <w:p w14:paraId="7C4E6C0A" w14:textId="29FB5B92" w:rsidR="00624BAE" w:rsidRDefault="00624BAE" w:rsidP="00624BAE">
      <w:r>
        <w:t xml:space="preserve">Die Risikoanalyse verschafft einen Überblick von möglichen Risiken und deren Auswirkungen auf das Projekt ohne und mit Massnahmen. </w:t>
      </w:r>
      <w:r>
        <w:br/>
        <w:t>Bei jedem Risiko ist zusätzlich die Eintrittswahrscheinlichkeit, wie auch das Schadensausmass ersichtlich.</w:t>
      </w:r>
      <w:r>
        <w:br/>
        <w:t xml:space="preserve">Durch Massnahmen kann die Eintrittswahrscheinlichkeit von Problemen reduziert </w:t>
      </w:r>
      <w:ins w:id="108" w:author="Therese" w:date="2021-11-25T14:16:00Z">
        <w:r w:rsidR="009717E2">
          <w:t xml:space="preserve">werden, </w:t>
        </w:r>
      </w:ins>
      <w:r>
        <w:t>wie auch das Schadensausmass.</w:t>
      </w:r>
      <w:r>
        <w:tab/>
      </w:r>
    </w:p>
    <w:p w14:paraId="6793A581" w14:textId="6D41162D" w:rsidR="00624BAE" w:rsidRDefault="00624BAE" w:rsidP="00624BAE">
      <w:pPr>
        <w:pStyle w:val="berschrift2"/>
      </w:pPr>
      <w:bookmarkStart w:id="109" w:name="_Toc88727833"/>
      <w:r>
        <w:t>Legende</w:t>
      </w:r>
      <w:bookmarkEnd w:id="109"/>
    </w:p>
    <w:p w14:paraId="26413908" w14:textId="77777777" w:rsidR="00624BAE" w:rsidRPr="00654EE9" w:rsidRDefault="00624BAE" w:rsidP="00624BAE">
      <w:pPr>
        <w:pStyle w:val="berschrift3"/>
      </w:pPr>
      <w:bookmarkStart w:id="110" w:name="_Toc88727834"/>
      <w:r>
        <w:t>Schadensausmass</w:t>
      </w:r>
      <w:bookmarkEnd w:id="110"/>
    </w:p>
    <w:tbl>
      <w:tblPr>
        <w:tblStyle w:val="Tabellenraster"/>
        <w:tblW w:w="0" w:type="auto"/>
        <w:tblLook w:val="04A0" w:firstRow="1" w:lastRow="0" w:firstColumn="1" w:lastColumn="0" w:noHBand="0" w:noVBand="1"/>
      </w:tblPr>
      <w:tblGrid>
        <w:gridCol w:w="4531"/>
        <w:gridCol w:w="4531"/>
      </w:tblGrid>
      <w:tr w:rsidR="00624BAE" w14:paraId="62555EA6" w14:textId="77777777" w:rsidTr="001D5D7E">
        <w:tc>
          <w:tcPr>
            <w:tcW w:w="4531" w:type="dxa"/>
          </w:tcPr>
          <w:p w14:paraId="2F35A25A" w14:textId="77777777" w:rsidR="00624BAE" w:rsidRPr="00971AD0" w:rsidRDefault="00624BAE" w:rsidP="001D5D7E">
            <w:pPr>
              <w:rPr>
                <w:b/>
                <w:bCs/>
              </w:rPr>
            </w:pPr>
            <w:proofErr w:type="spellStart"/>
            <w:r w:rsidRPr="00971AD0">
              <w:rPr>
                <w:b/>
                <w:bCs/>
              </w:rPr>
              <w:t>Labeling</w:t>
            </w:r>
            <w:proofErr w:type="spellEnd"/>
          </w:p>
        </w:tc>
        <w:tc>
          <w:tcPr>
            <w:tcW w:w="4531" w:type="dxa"/>
          </w:tcPr>
          <w:p w14:paraId="37A2243F" w14:textId="77777777" w:rsidR="00624BAE" w:rsidRPr="00971AD0" w:rsidRDefault="00624BAE" w:rsidP="001D5D7E">
            <w:pPr>
              <w:rPr>
                <w:b/>
                <w:bCs/>
              </w:rPr>
            </w:pPr>
            <w:r w:rsidRPr="00971AD0">
              <w:rPr>
                <w:b/>
                <w:bCs/>
              </w:rPr>
              <w:t>Beschrieb</w:t>
            </w:r>
          </w:p>
        </w:tc>
      </w:tr>
      <w:tr w:rsidR="00624BAE" w14:paraId="3BDB1508" w14:textId="77777777" w:rsidTr="001D5D7E">
        <w:tc>
          <w:tcPr>
            <w:tcW w:w="4531" w:type="dxa"/>
            <w:shd w:val="clear" w:color="auto" w:fill="92D050"/>
          </w:tcPr>
          <w:p w14:paraId="001CF760" w14:textId="77777777" w:rsidR="00624BAE" w:rsidRDefault="00624BAE" w:rsidP="001D5D7E">
            <w:r>
              <w:t>S1</w:t>
            </w:r>
          </w:p>
        </w:tc>
        <w:tc>
          <w:tcPr>
            <w:tcW w:w="4531" w:type="dxa"/>
          </w:tcPr>
          <w:p w14:paraId="724AD505" w14:textId="77777777" w:rsidR="00624BAE" w:rsidRDefault="00624BAE" w:rsidP="001D5D7E">
            <w:r>
              <w:t>keine Abwertung</w:t>
            </w:r>
          </w:p>
        </w:tc>
      </w:tr>
      <w:tr w:rsidR="00624BAE" w14:paraId="39C37D27" w14:textId="77777777" w:rsidTr="001D5D7E">
        <w:tc>
          <w:tcPr>
            <w:tcW w:w="4531" w:type="dxa"/>
            <w:shd w:val="clear" w:color="auto" w:fill="FFFF00"/>
          </w:tcPr>
          <w:p w14:paraId="5EC2B1A4" w14:textId="77777777" w:rsidR="00624BAE" w:rsidRDefault="00624BAE" w:rsidP="001D5D7E">
            <w:r>
              <w:t>S2</w:t>
            </w:r>
          </w:p>
        </w:tc>
        <w:tc>
          <w:tcPr>
            <w:tcW w:w="4531" w:type="dxa"/>
          </w:tcPr>
          <w:p w14:paraId="6E25C355" w14:textId="77777777" w:rsidR="00624BAE" w:rsidRDefault="00624BAE" w:rsidP="001D5D7E">
            <w:r>
              <w:t>Abwertung bis zu 1.0 Notenpunkte</w:t>
            </w:r>
          </w:p>
        </w:tc>
      </w:tr>
      <w:tr w:rsidR="00624BAE" w14:paraId="490D13DB" w14:textId="77777777" w:rsidTr="001D5D7E">
        <w:tc>
          <w:tcPr>
            <w:tcW w:w="4531" w:type="dxa"/>
            <w:shd w:val="clear" w:color="auto" w:fill="ED7D31" w:themeFill="accent2"/>
          </w:tcPr>
          <w:p w14:paraId="1BA522F4" w14:textId="77777777" w:rsidR="00624BAE" w:rsidRDefault="00624BAE" w:rsidP="001D5D7E">
            <w:r>
              <w:t>S3</w:t>
            </w:r>
          </w:p>
        </w:tc>
        <w:tc>
          <w:tcPr>
            <w:tcW w:w="4531" w:type="dxa"/>
          </w:tcPr>
          <w:p w14:paraId="293A9FB1" w14:textId="77777777" w:rsidR="00624BAE" w:rsidRDefault="00624BAE" w:rsidP="001D5D7E">
            <w:r>
              <w:t>Abwertung über 1.0 Notenpunkte</w:t>
            </w:r>
          </w:p>
        </w:tc>
      </w:tr>
      <w:tr w:rsidR="00624BAE" w14:paraId="0CBF21F1" w14:textId="77777777" w:rsidTr="001D5D7E">
        <w:tc>
          <w:tcPr>
            <w:tcW w:w="4531" w:type="dxa"/>
            <w:shd w:val="clear" w:color="auto" w:fill="FF0000"/>
          </w:tcPr>
          <w:p w14:paraId="15BF8823" w14:textId="77777777" w:rsidR="00624BAE" w:rsidRDefault="00624BAE" w:rsidP="001D5D7E">
            <w:r>
              <w:t>S4</w:t>
            </w:r>
          </w:p>
        </w:tc>
        <w:tc>
          <w:tcPr>
            <w:tcW w:w="4531" w:type="dxa"/>
          </w:tcPr>
          <w:p w14:paraId="6FD65671" w14:textId="77777777" w:rsidR="00624BAE" w:rsidRDefault="00624BAE" w:rsidP="001D5D7E">
            <w:pPr>
              <w:keepNext/>
            </w:pPr>
            <w:r>
              <w:t>führt zu Nichtbestehen</w:t>
            </w:r>
          </w:p>
        </w:tc>
      </w:tr>
    </w:tbl>
    <w:p w14:paraId="1B85DBD1" w14:textId="661EECBC" w:rsidR="00624BAE" w:rsidRDefault="00624BAE" w:rsidP="00624BAE">
      <w:pPr>
        <w:pStyle w:val="Beschriftung"/>
      </w:pPr>
      <w:bookmarkStart w:id="111" w:name="_Toc88468793"/>
      <w:r>
        <w:t xml:space="preserve">Tabelle </w:t>
      </w:r>
      <w:r w:rsidR="0034038F">
        <w:fldChar w:fldCharType="begin"/>
      </w:r>
      <w:r w:rsidR="0034038F">
        <w:instrText xml:space="preserve"> SEQ Tabelle \* ARABIC </w:instrText>
      </w:r>
      <w:r w:rsidR="0034038F">
        <w:fldChar w:fldCharType="separate"/>
      </w:r>
      <w:r w:rsidR="00E2796F">
        <w:rPr>
          <w:noProof/>
        </w:rPr>
        <w:t>4</w:t>
      </w:r>
      <w:r w:rsidR="0034038F">
        <w:rPr>
          <w:noProof/>
        </w:rPr>
        <w:fldChar w:fldCharType="end"/>
      </w:r>
      <w:r w:rsidR="00EB38C1">
        <w:rPr>
          <w:noProof/>
        </w:rPr>
        <w:t>: Schadensausmass</w:t>
      </w:r>
      <w:bookmarkEnd w:id="111"/>
    </w:p>
    <w:p w14:paraId="794E9C6A" w14:textId="77777777" w:rsidR="00624BAE" w:rsidRPr="00654EE9" w:rsidRDefault="00624BAE" w:rsidP="00624BAE">
      <w:pPr>
        <w:pStyle w:val="berschrift3"/>
      </w:pPr>
      <w:bookmarkStart w:id="112" w:name="_Toc88727835"/>
      <w:r>
        <w:t>Eintrittswahrscheinlichkeit</w:t>
      </w:r>
      <w:bookmarkEnd w:id="112"/>
    </w:p>
    <w:tbl>
      <w:tblPr>
        <w:tblStyle w:val="Tabellenraster"/>
        <w:tblW w:w="0" w:type="auto"/>
        <w:tblLook w:val="04A0" w:firstRow="1" w:lastRow="0" w:firstColumn="1" w:lastColumn="0" w:noHBand="0" w:noVBand="1"/>
      </w:tblPr>
      <w:tblGrid>
        <w:gridCol w:w="4531"/>
        <w:gridCol w:w="4531"/>
      </w:tblGrid>
      <w:tr w:rsidR="00624BAE" w14:paraId="1E73FF2E" w14:textId="77777777" w:rsidTr="001D5D7E">
        <w:tc>
          <w:tcPr>
            <w:tcW w:w="4531" w:type="dxa"/>
          </w:tcPr>
          <w:p w14:paraId="57D39740" w14:textId="77777777" w:rsidR="00624BAE" w:rsidRPr="00971AD0" w:rsidRDefault="00624BAE" w:rsidP="001D5D7E">
            <w:pPr>
              <w:rPr>
                <w:b/>
                <w:bCs/>
              </w:rPr>
            </w:pPr>
            <w:proofErr w:type="spellStart"/>
            <w:r w:rsidRPr="00971AD0">
              <w:rPr>
                <w:b/>
                <w:bCs/>
              </w:rPr>
              <w:t>Labeling</w:t>
            </w:r>
            <w:proofErr w:type="spellEnd"/>
          </w:p>
        </w:tc>
        <w:tc>
          <w:tcPr>
            <w:tcW w:w="4531" w:type="dxa"/>
          </w:tcPr>
          <w:p w14:paraId="6B5E5F1E" w14:textId="77777777" w:rsidR="00624BAE" w:rsidRPr="00971AD0" w:rsidRDefault="00624BAE" w:rsidP="001D5D7E">
            <w:pPr>
              <w:rPr>
                <w:b/>
                <w:bCs/>
              </w:rPr>
            </w:pPr>
            <w:r w:rsidRPr="00971AD0">
              <w:rPr>
                <w:b/>
                <w:bCs/>
              </w:rPr>
              <w:t>Beschrieb</w:t>
            </w:r>
          </w:p>
        </w:tc>
      </w:tr>
      <w:tr w:rsidR="00624BAE" w14:paraId="02E35E34" w14:textId="77777777" w:rsidTr="001D5D7E">
        <w:tc>
          <w:tcPr>
            <w:tcW w:w="4531" w:type="dxa"/>
            <w:shd w:val="clear" w:color="auto" w:fill="92D050"/>
          </w:tcPr>
          <w:p w14:paraId="63115629" w14:textId="77777777" w:rsidR="00624BAE" w:rsidRDefault="00624BAE" w:rsidP="001D5D7E">
            <w:r>
              <w:t>E1</w:t>
            </w:r>
          </w:p>
        </w:tc>
        <w:tc>
          <w:tcPr>
            <w:tcW w:w="4531" w:type="dxa"/>
          </w:tcPr>
          <w:p w14:paraId="2B23438E" w14:textId="77777777" w:rsidR="00624BAE" w:rsidRDefault="00624BAE" w:rsidP="001D5D7E">
            <w:r>
              <w:t>unvorstellbar</w:t>
            </w:r>
          </w:p>
        </w:tc>
      </w:tr>
      <w:tr w:rsidR="00624BAE" w14:paraId="76352DC3" w14:textId="77777777" w:rsidTr="001D5D7E">
        <w:tc>
          <w:tcPr>
            <w:tcW w:w="4531" w:type="dxa"/>
            <w:shd w:val="clear" w:color="auto" w:fill="FFFF00"/>
          </w:tcPr>
          <w:p w14:paraId="67A1AC88" w14:textId="77777777" w:rsidR="00624BAE" w:rsidRDefault="00624BAE" w:rsidP="001D5D7E">
            <w:r>
              <w:t>E2</w:t>
            </w:r>
          </w:p>
        </w:tc>
        <w:tc>
          <w:tcPr>
            <w:tcW w:w="4531" w:type="dxa"/>
          </w:tcPr>
          <w:p w14:paraId="4064CDBA" w14:textId="77777777" w:rsidR="00624BAE" w:rsidRDefault="00624BAE" w:rsidP="001D5D7E">
            <w:r>
              <w:t>unwahrscheinlich</w:t>
            </w:r>
          </w:p>
        </w:tc>
      </w:tr>
      <w:tr w:rsidR="00624BAE" w14:paraId="60A8D327" w14:textId="77777777" w:rsidTr="001D5D7E">
        <w:tc>
          <w:tcPr>
            <w:tcW w:w="4531" w:type="dxa"/>
            <w:shd w:val="clear" w:color="auto" w:fill="ED7D31" w:themeFill="accent2"/>
          </w:tcPr>
          <w:p w14:paraId="71297FD5" w14:textId="77777777" w:rsidR="00624BAE" w:rsidRDefault="00624BAE" w:rsidP="001D5D7E">
            <w:r>
              <w:t>E3</w:t>
            </w:r>
          </w:p>
        </w:tc>
        <w:tc>
          <w:tcPr>
            <w:tcW w:w="4531" w:type="dxa"/>
          </w:tcPr>
          <w:p w14:paraId="601A0118" w14:textId="77777777" w:rsidR="00624BAE" w:rsidRDefault="00624BAE" w:rsidP="001D5D7E">
            <w:r>
              <w:t>wahrscheinlich</w:t>
            </w:r>
          </w:p>
        </w:tc>
      </w:tr>
      <w:tr w:rsidR="00624BAE" w14:paraId="00CD0B21" w14:textId="77777777" w:rsidTr="001D5D7E">
        <w:tc>
          <w:tcPr>
            <w:tcW w:w="4531" w:type="dxa"/>
            <w:shd w:val="clear" w:color="auto" w:fill="FF0000"/>
          </w:tcPr>
          <w:p w14:paraId="47B96C6A" w14:textId="77777777" w:rsidR="00624BAE" w:rsidRDefault="00624BAE" w:rsidP="001D5D7E">
            <w:r>
              <w:t>E4</w:t>
            </w:r>
          </w:p>
        </w:tc>
        <w:tc>
          <w:tcPr>
            <w:tcW w:w="4531" w:type="dxa"/>
          </w:tcPr>
          <w:p w14:paraId="2F80F1E8" w14:textId="77777777" w:rsidR="00624BAE" w:rsidRDefault="00624BAE" w:rsidP="001D5D7E">
            <w:pPr>
              <w:keepNext/>
            </w:pPr>
            <w:r>
              <w:t>sehr wahrscheinlich</w:t>
            </w:r>
          </w:p>
        </w:tc>
      </w:tr>
    </w:tbl>
    <w:p w14:paraId="0FD0010D" w14:textId="4DEB7368" w:rsidR="00D65A7A" w:rsidRDefault="00624BAE" w:rsidP="009F3A4E">
      <w:pPr>
        <w:pStyle w:val="Beschriftung"/>
        <w:sectPr w:rsidR="00D65A7A" w:rsidSect="00D74B3F">
          <w:headerReference w:type="default" r:id="rId30"/>
          <w:footerReference w:type="default" r:id="rId31"/>
          <w:pgSz w:w="11906" w:h="16838"/>
          <w:pgMar w:top="1417" w:right="1417" w:bottom="1134" w:left="1417" w:header="708" w:footer="0" w:gutter="0"/>
          <w:cols w:space="708"/>
          <w:titlePg/>
          <w:docGrid w:linePitch="360"/>
        </w:sectPr>
      </w:pPr>
      <w:bookmarkStart w:id="113" w:name="_Toc88468794"/>
      <w:r>
        <w:t xml:space="preserve">Tabelle </w:t>
      </w:r>
      <w:r w:rsidR="0034038F">
        <w:fldChar w:fldCharType="begin"/>
      </w:r>
      <w:r w:rsidR="0034038F">
        <w:instrText xml:space="preserve"> SEQ Tabelle \* ARABIC </w:instrText>
      </w:r>
      <w:r w:rsidR="0034038F">
        <w:fldChar w:fldCharType="separate"/>
      </w:r>
      <w:r w:rsidR="00E2796F">
        <w:rPr>
          <w:noProof/>
        </w:rPr>
        <w:t>5</w:t>
      </w:r>
      <w:r w:rsidR="0034038F">
        <w:rPr>
          <w:noProof/>
        </w:rPr>
        <w:fldChar w:fldCharType="end"/>
      </w:r>
      <w:r w:rsidR="00570E80">
        <w:rPr>
          <w:noProof/>
        </w:rPr>
        <w:t>: Eintrittswahrscheinlichkei</w:t>
      </w:r>
      <w:bookmarkEnd w:id="113"/>
    </w:p>
    <w:p w14:paraId="3E94C0FE" w14:textId="705396C5" w:rsidR="003D62F5" w:rsidRDefault="00E652D1" w:rsidP="00C4062F">
      <w:pPr>
        <w:pStyle w:val="berschrift2"/>
      </w:pPr>
      <w:bookmarkStart w:id="114" w:name="_Toc88727836"/>
      <w:r>
        <w:lastRenderedPageBreak/>
        <w:t>Risikograph</w:t>
      </w:r>
      <w:bookmarkEnd w:id="114"/>
    </w:p>
    <w:p w14:paraId="04595AF9" w14:textId="77777777" w:rsidR="003D62F5" w:rsidRDefault="003D62F5" w:rsidP="003D62F5"/>
    <w:tbl>
      <w:tblPr>
        <w:tblStyle w:val="Tabellenraster"/>
        <w:tblW w:w="0" w:type="auto"/>
        <w:tblLayout w:type="fixed"/>
        <w:tblLook w:val="04A0" w:firstRow="1" w:lastRow="0" w:firstColumn="1" w:lastColumn="0" w:noHBand="0" w:noVBand="1"/>
      </w:tblPr>
      <w:tblGrid>
        <w:gridCol w:w="562"/>
        <w:gridCol w:w="1701"/>
        <w:gridCol w:w="1985"/>
        <w:gridCol w:w="1701"/>
        <w:gridCol w:w="1843"/>
        <w:gridCol w:w="2551"/>
        <w:gridCol w:w="1701"/>
        <w:gridCol w:w="1843"/>
      </w:tblGrid>
      <w:tr w:rsidR="00E005E0" w:rsidRPr="00D65A7A" w14:paraId="164D992C" w14:textId="77777777" w:rsidTr="00E005E0">
        <w:tc>
          <w:tcPr>
            <w:tcW w:w="562" w:type="dxa"/>
            <w:shd w:val="clear" w:color="auto" w:fill="8EAADB" w:themeFill="accent1" w:themeFillTint="99"/>
          </w:tcPr>
          <w:p w14:paraId="64F4DE86" w14:textId="2F6D35BF" w:rsidR="00D65A7A" w:rsidRPr="00D65A7A" w:rsidRDefault="00D65A7A">
            <w:pPr>
              <w:rPr>
                <w:b/>
                <w:bCs/>
                <w:sz w:val="18"/>
                <w:szCs w:val="18"/>
              </w:rPr>
            </w:pPr>
            <w:r w:rsidRPr="00D65A7A">
              <w:rPr>
                <w:b/>
                <w:bCs/>
                <w:sz w:val="18"/>
                <w:szCs w:val="18"/>
              </w:rPr>
              <w:t>Nr.</w:t>
            </w:r>
          </w:p>
        </w:tc>
        <w:tc>
          <w:tcPr>
            <w:tcW w:w="1701" w:type="dxa"/>
            <w:shd w:val="clear" w:color="auto" w:fill="8EAADB" w:themeFill="accent1" w:themeFillTint="99"/>
          </w:tcPr>
          <w:p w14:paraId="2109A72E" w14:textId="5057BF38" w:rsidR="00D65A7A" w:rsidRPr="00D65A7A" w:rsidRDefault="00D65A7A">
            <w:pPr>
              <w:rPr>
                <w:b/>
                <w:bCs/>
                <w:sz w:val="18"/>
                <w:szCs w:val="18"/>
              </w:rPr>
            </w:pPr>
            <w:r w:rsidRPr="00D65A7A">
              <w:rPr>
                <w:b/>
                <w:bCs/>
                <w:sz w:val="18"/>
                <w:szCs w:val="18"/>
              </w:rPr>
              <w:t>Risikobeschreib</w:t>
            </w:r>
          </w:p>
        </w:tc>
        <w:tc>
          <w:tcPr>
            <w:tcW w:w="1985" w:type="dxa"/>
            <w:shd w:val="clear" w:color="auto" w:fill="8EAADB" w:themeFill="accent1" w:themeFillTint="99"/>
          </w:tcPr>
          <w:p w14:paraId="0A5F43CA" w14:textId="18114281" w:rsidR="00D65A7A" w:rsidRPr="00D65A7A" w:rsidRDefault="00D65A7A">
            <w:pPr>
              <w:rPr>
                <w:b/>
                <w:bCs/>
                <w:sz w:val="18"/>
                <w:szCs w:val="18"/>
              </w:rPr>
            </w:pPr>
            <w:r w:rsidRPr="00D65A7A">
              <w:rPr>
                <w:b/>
                <w:bCs/>
                <w:sz w:val="18"/>
                <w:szCs w:val="18"/>
              </w:rPr>
              <w:t>Auswirkung</w:t>
            </w:r>
          </w:p>
        </w:tc>
        <w:tc>
          <w:tcPr>
            <w:tcW w:w="1701" w:type="dxa"/>
            <w:shd w:val="clear" w:color="auto" w:fill="8EAADB" w:themeFill="accent1" w:themeFillTint="99"/>
          </w:tcPr>
          <w:p w14:paraId="17C09A74" w14:textId="7EC5205B" w:rsidR="00D65A7A" w:rsidRPr="00D65A7A" w:rsidRDefault="00D65A7A">
            <w:pPr>
              <w:rPr>
                <w:b/>
                <w:bCs/>
                <w:sz w:val="18"/>
                <w:szCs w:val="18"/>
              </w:rPr>
            </w:pPr>
            <w:r w:rsidRPr="00D65A7A">
              <w:rPr>
                <w:b/>
                <w:bCs/>
                <w:sz w:val="18"/>
                <w:szCs w:val="18"/>
              </w:rPr>
              <w:t>Schadensausmass (vor Massnahme)</w:t>
            </w:r>
          </w:p>
          <w:p w14:paraId="03B85914" w14:textId="6930FF57" w:rsidR="00D65A7A" w:rsidRPr="00D65A7A" w:rsidRDefault="00D65A7A">
            <w:pPr>
              <w:rPr>
                <w:b/>
                <w:bCs/>
                <w:sz w:val="18"/>
                <w:szCs w:val="18"/>
              </w:rPr>
            </w:pPr>
          </w:p>
        </w:tc>
        <w:tc>
          <w:tcPr>
            <w:tcW w:w="1843" w:type="dxa"/>
            <w:shd w:val="clear" w:color="auto" w:fill="8EAADB" w:themeFill="accent1" w:themeFillTint="99"/>
          </w:tcPr>
          <w:p w14:paraId="2558869F" w14:textId="1892F2C9" w:rsidR="00D65A7A" w:rsidRPr="00D65A7A" w:rsidRDefault="00D65A7A" w:rsidP="00D65A7A">
            <w:pPr>
              <w:rPr>
                <w:b/>
                <w:bCs/>
                <w:sz w:val="18"/>
                <w:szCs w:val="18"/>
              </w:rPr>
            </w:pPr>
            <w:r w:rsidRPr="00D65A7A">
              <w:rPr>
                <w:b/>
                <w:bCs/>
                <w:sz w:val="18"/>
                <w:szCs w:val="18"/>
              </w:rPr>
              <w:t>Eintrittswahrscheinlichkeit (vor Massnahme)</w:t>
            </w:r>
          </w:p>
          <w:p w14:paraId="523E0CB0" w14:textId="77777777" w:rsidR="00D65A7A" w:rsidRPr="00D65A7A" w:rsidRDefault="00D65A7A">
            <w:pPr>
              <w:rPr>
                <w:b/>
                <w:bCs/>
                <w:sz w:val="18"/>
                <w:szCs w:val="18"/>
              </w:rPr>
            </w:pPr>
          </w:p>
        </w:tc>
        <w:tc>
          <w:tcPr>
            <w:tcW w:w="2551" w:type="dxa"/>
            <w:shd w:val="clear" w:color="auto" w:fill="8EAADB" w:themeFill="accent1" w:themeFillTint="99"/>
          </w:tcPr>
          <w:p w14:paraId="31798D29" w14:textId="1D41CDCF" w:rsidR="00D65A7A" w:rsidRPr="00D65A7A" w:rsidRDefault="00D65A7A">
            <w:pPr>
              <w:rPr>
                <w:b/>
                <w:bCs/>
                <w:sz w:val="18"/>
                <w:szCs w:val="18"/>
              </w:rPr>
            </w:pPr>
            <w:r w:rsidRPr="00D65A7A">
              <w:rPr>
                <w:b/>
                <w:bCs/>
                <w:sz w:val="18"/>
                <w:szCs w:val="18"/>
              </w:rPr>
              <w:t>Massnahmen</w:t>
            </w:r>
          </w:p>
        </w:tc>
        <w:tc>
          <w:tcPr>
            <w:tcW w:w="1701" w:type="dxa"/>
            <w:shd w:val="clear" w:color="auto" w:fill="8EAADB" w:themeFill="accent1" w:themeFillTint="99"/>
          </w:tcPr>
          <w:p w14:paraId="273A4FF8" w14:textId="70C2FC0E" w:rsidR="00D65A7A" w:rsidRPr="00D65A7A" w:rsidRDefault="00D65A7A" w:rsidP="00D65A7A">
            <w:pPr>
              <w:rPr>
                <w:b/>
                <w:bCs/>
                <w:sz w:val="18"/>
                <w:szCs w:val="18"/>
              </w:rPr>
            </w:pPr>
            <w:r w:rsidRPr="00D65A7A">
              <w:rPr>
                <w:b/>
                <w:bCs/>
                <w:sz w:val="18"/>
                <w:szCs w:val="18"/>
              </w:rPr>
              <w:t>Schadensausmass (nach Massnahme)</w:t>
            </w:r>
          </w:p>
          <w:p w14:paraId="1F2933D7" w14:textId="77777777" w:rsidR="00D65A7A" w:rsidRPr="00D65A7A" w:rsidRDefault="00D65A7A">
            <w:pPr>
              <w:rPr>
                <w:b/>
                <w:bCs/>
                <w:sz w:val="18"/>
                <w:szCs w:val="18"/>
              </w:rPr>
            </w:pPr>
          </w:p>
        </w:tc>
        <w:tc>
          <w:tcPr>
            <w:tcW w:w="1843" w:type="dxa"/>
            <w:shd w:val="clear" w:color="auto" w:fill="8EAADB" w:themeFill="accent1" w:themeFillTint="99"/>
          </w:tcPr>
          <w:p w14:paraId="2D5700A5" w14:textId="0E2087C5" w:rsidR="00D65A7A" w:rsidRPr="00D65A7A" w:rsidRDefault="00D65A7A" w:rsidP="00D65A7A">
            <w:pPr>
              <w:rPr>
                <w:b/>
                <w:bCs/>
                <w:sz w:val="18"/>
                <w:szCs w:val="18"/>
              </w:rPr>
            </w:pPr>
            <w:r w:rsidRPr="00D65A7A">
              <w:rPr>
                <w:b/>
                <w:bCs/>
                <w:sz w:val="18"/>
                <w:szCs w:val="18"/>
              </w:rPr>
              <w:t>Eintrittswahrscheinlichkeit (nach Massnahme)</w:t>
            </w:r>
          </w:p>
          <w:p w14:paraId="0AB67FB2" w14:textId="77777777" w:rsidR="00D65A7A" w:rsidRPr="00D65A7A" w:rsidRDefault="00D65A7A">
            <w:pPr>
              <w:rPr>
                <w:b/>
                <w:bCs/>
                <w:sz w:val="18"/>
                <w:szCs w:val="18"/>
              </w:rPr>
            </w:pPr>
          </w:p>
        </w:tc>
      </w:tr>
      <w:tr w:rsidR="00E005E0" w:rsidRPr="00D65A7A" w14:paraId="47D350C4" w14:textId="77777777" w:rsidTr="00BE7BEF">
        <w:tc>
          <w:tcPr>
            <w:tcW w:w="562" w:type="dxa"/>
          </w:tcPr>
          <w:p w14:paraId="39F9E7BB" w14:textId="49F830B4" w:rsidR="00E005E0" w:rsidRPr="00D65A7A" w:rsidRDefault="00E005E0" w:rsidP="00E005E0">
            <w:pPr>
              <w:rPr>
                <w:sz w:val="20"/>
                <w:szCs w:val="20"/>
              </w:rPr>
            </w:pPr>
            <w:r>
              <w:rPr>
                <w:sz w:val="20"/>
                <w:szCs w:val="20"/>
              </w:rPr>
              <w:t>R1</w:t>
            </w:r>
          </w:p>
        </w:tc>
        <w:tc>
          <w:tcPr>
            <w:tcW w:w="1701" w:type="dxa"/>
          </w:tcPr>
          <w:p w14:paraId="433BB3FF" w14:textId="1C5F2017" w:rsidR="00E005E0" w:rsidRPr="00D65A7A" w:rsidRDefault="00884A34" w:rsidP="00E005E0">
            <w:pPr>
              <w:rPr>
                <w:sz w:val="20"/>
                <w:szCs w:val="20"/>
              </w:rPr>
            </w:pPr>
            <w:r>
              <w:rPr>
                <w:sz w:val="20"/>
                <w:szCs w:val="20"/>
              </w:rPr>
              <w:t>Krankheit/Unfall</w:t>
            </w:r>
            <w:r w:rsidR="00A05F90">
              <w:rPr>
                <w:sz w:val="20"/>
                <w:szCs w:val="20"/>
              </w:rPr>
              <w:t xml:space="preserve"> und andere nicht geplante Ausfälle</w:t>
            </w:r>
          </w:p>
        </w:tc>
        <w:tc>
          <w:tcPr>
            <w:tcW w:w="1985" w:type="dxa"/>
          </w:tcPr>
          <w:p w14:paraId="647506EA" w14:textId="790FBFB5" w:rsidR="00E005E0" w:rsidRPr="00D65A7A" w:rsidRDefault="00E005E0" w:rsidP="00E005E0">
            <w:pPr>
              <w:rPr>
                <w:sz w:val="20"/>
                <w:szCs w:val="20"/>
              </w:rPr>
            </w:pPr>
            <w:r>
              <w:rPr>
                <w:sz w:val="20"/>
                <w:szCs w:val="20"/>
              </w:rPr>
              <w:t>Das Projekt kann nicht fristegerecht abgegeben werden.</w:t>
            </w:r>
          </w:p>
        </w:tc>
        <w:tc>
          <w:tcPr>
            <w:tcW w:w="1701" w:type="dxa"/>
            <w:shd w:val="clear" w:color="auto" w:fill="FF0000"/>
          </w:tcPr>
          <w:p w14:paraId="78973192" w14:textId="68E48BD8" w:rsidR="00E005E0" w:rsidRPr="0049597E" w:rsidRDefault="00E005E0" w:rsidP="00E005E0">
            <w:pPr>
              <w:rPr>
                <w:color w:val="000000" w:themeColor="text1"/>
                <w:sz w:val="20"/>
                <w:szCs w:val="20"/>
              </w:rPr>
            </w:pPr>
            <w:r>
              <w:rPr>
                <w:color w:val="000000" w:themeColor="text1"/>
                <w:sz w:val="20"/>
                <w:szCs w:val="20"/>
              </w:rPr>
              <w:t>S</w:t>
            </w:r>
            <w:r w:rsidR="00E22820">
              <w:rPr>
                <w:color w:val="000000" w:themeColor="text1"/>
                <w:sz w:val="20"/>
                <w:szCs w:val="20"/>
              </w:rPr>
              <w:t>4</w:t>
            </w:r>
          </w:p>
        </w:tc>
        <w:tc>
          <w:tcPr>
            <w:tcW w:w="1843" w:type="dxa"/>
            <w:shd w:val="clear" w:color="auto" w:fill="FFFF00"/>
          </w:tcPr>
          <w:p w14:paraId="5B55A3D3" w14:textId="1A4BC39B" w:rsidR="00E005E0" w:rsidRPr="00D65A7A" w:rsidRDefault="00E005E0" w:rsidP="00E005E0">
            <w:pPr>
              <w:rPr>
                <w:sz w:val="20"/>
                <w:szCs w:val="20"/>
              </w:rPr>
            </w:pPr>
            <w:r>
              <w:rPr>
                <w:sz w:val="20"/>
                <w:szCs w:val="20"/>
              </w:rPr>
              <w:t>E</w:t>
            </w:r>
            <w:r w:rsidR="0054372B">
              <w:rPr>
                <w:sz w:val="20"/>
                <w:szCs w:val="20"/>
              </w:rPr>
              <w:t>2</w:t>
            </w:r>
          </w:p>
        </w:tc>
        <w:tc>
          <w:tcPr>
            <w:tcW w:w="2551" w:type="dxa"/>
          </w:tcPr>
          <w:p w14:paraId="7F7AC42B" w14:textId="3048FB48" w:rsidR="00E005E0" w:rsidRPr="00D65A7A" w:rsidRDefault="00C5490A" w:rsidP="00E005E0">
            <w:pPr>
              <w:rPr>
                <w:sz w:val="20"/>
                <w:szCs w:val="20"/>
              </w:rPr>
            </w:pPr>
            <w:r>
              <w:rPr>
                <w:sz w:val="20"/>
                <w:szCs w:val="20"/>
              </w:rPr>
              <w:t>Der Experte wird sofort kontaktiert und es wird</w:t>
            </w:r>
            <w:r w:rsidR="00576390">
              <w:rPr>
                <w:sz w:val="20"/>
                <w:szCs w:val="20"/>
              </w:rPr>
              <w:t xml:space="preserve"> ein Arztzeugnis eingeholt.</w:t>
            </w:r>
          </w:p>
        </w:tc>
        <w:tc>
          <w:tcPr>
            <w:tcW w:w="1701" w:type="dxa"/>
            <w:shd w:val="clear" w:color="auto" w:fill="92D050"/>
          </w:tcPr>
          <w:p w14:paraId="23C4A2C1" w14:textId="03DD9BEC" w:rsidR="00E005E0" w:rsidRPr="00D65A7A" w:rsidRDefault="00E005E0" w:rsidP="00E005E0">
            <w:pPr>
              <w:rPr>
                <w:sz w:val="20"/>
                <w:szCs w:val="20"/>
              </w:rPr>
            </w:pPr>
            <w:r>
              <w:rPr>
                <w:color w:val="000000" w:themeColor="text1"/>
                <w:sz w:val="20"/>
                <w:szCs w:val="20"/>
              </w:rPr>
              <w:t>S</w:t>
            </w:r>
            <w:r w:rsidR="00BE7BEF">
              <w:rPr>
                <w:color w:val="000000" w:themeColor="text1"/>
                <w:sz w:val="20"/>
                <w:szCs w:val="20"/>
              </w:rPr>
              <w:t>1</w:t>
            </w:r>
          </w:p>
        </w:tc>
        <w:tc>
          <w:tcPr>
            <w:tcW w:w="1843" w:type="dxa"/>
            <w:shd w:val="clear" w:color="auto" w:fill="FFFF00"/>
          </w:tcPr>
          <w:p w14:paraId="49A486C7" w14:textId="7B042305" w:rsidR="00E005E0" w:rsidRPr="00D65A7A" w:rsidRDefault="00E005E0" w:rsidP="00E005E0">
            <w:pPr>
              <w:rPr>
                <w:sz w:val="20"/>
                <w:szCs w:val="20"/>
              </w:rPr>
            </w:pPr>
            <w:r>
              <w:rPr>
                <w:sz w:val="20"/>
                <w:szCs w:val="20"/>
              </w:rPr>
              <w:t>E2</w:t>
            </w:r>
          </w:p>
        </w:tc>
      </w:tr>
      <w:tr w:rsidR="00E005E0" w:rsidRPr="00D65A7A" w14:paraId="4678AFDA" w14:textId="77777777" w:rsidTr="009A16EA">
        <w:tc>
          <w:tcPr>
            <w:tcW w:w="562" w:type="dxa"/>
          </w:tcPr>
          <w:p w14:paraId="10CE4C31" w14:textId="0143FF13" w:rsidR="00E005E0" w:rsidRPr="00D65A7A" w:rsidRDefault="00E005E0" w:rsidP="00E005E0">
            <w:pPr>
              <w:rPr>
                <w:sz w:val="20"/>
                <w:szCs w:val="20"/>
              </w:rPr>
            </w:pPr>
            <w:r>
              <w:rPr>
                <w:sz w:val="20"/>
                <w:szCs w:val="20"/>
              </w:rPr>
              <w:t>R2</w:t>
            </w:r>
          </w:p>
        </w:tc>
        <w:tc>
          <w:tcPr>
            <w:tcW w:w="1701" w:type="dxa"/>
          </w:tcPr>
          <w:p w14:paraId="554DB73C" w14:textId="79D8D14A" w:rsidR="00E005E0" w:rsidRPr="00D65A7A" w:rsidRDefault="007D2EE5" w:rsidP="00E005E0">
            <w:pPr>
              <w:rPr>
                <w:sz w:val="20"/>
                <w:szCs w:val="20"/>
              </w:rPr>
            </w:pPr>
            <w:r>
              <w:rPr>
                <w:sz w:val="20"/>
                <w:szCs w:val="20"/>
              </w:rPr>
              <w:t>Zeit</w:t>
            </w:r>
            <w:r w:rsidR="00627113">
              <w:rPr>
                <w:sz w:val="20"/>
                <w:szCs w:val="20"/>
              </w:rPr>
              <w:t xml:space="preserve"> reicht nicht aus</w:t>
            </w:r>
          </w:p>
        </w:tc>
        <w:tc>
          <w:tcPr>
            <w:tcW w:w="1985" w:type="dxa"/>
          </w:tcPr>
          <w:p w14:paraId="217B64EC" w14:textId="5A027A06" w:rsidR="00E005E0" w:rsidRPr="00D65A7A" w:rsidRDefault="00A02F06" w:rsidP="00E005E0">
            <w:pPr>
              <w:rPr>
                <w:sz w:val="20"/>
                <w:szCs w:val="20"/>
              </w:rPr>
            </w:pPr>
            <w:r>
              <w:rPr>
                <w:sz w:val="20"/>
                <w:szCs w:val="20"/>
              </w:rPr>
              <w:t>Der Abgabetermin wird nicht eingehalten</w:t>
            </w:r>
            <w:r w:rsidR="00126744">
              <w:rPr>
                <w:sz w:val="20"/>
                <w:szCs w:val="20"/>
              </w:rPr>
              <w:t>.</w:t>
            </w:r>
          </w:p>
        </w:tc>
        <w:tc>
          <w:tcPr>
            <w:tcW w:w="1701" w:type="dxa"/>
            <w:shd w:val="clear" w:color="auto" w:fill="ED7D31" w:themeFill="accent2"/>
          </w:tcPr>
          <w:p w14:paraId="15DB6956" w14:textId="7DA96F10" w:rsidR="00E005E0" w:rsidRPr="0049597E" w:rsidRDefault="00E005E0" w:rsidP="00E005E0">
            <w:pPr>
              <w:rPr>
                <w:color w:val="FF0000"/>
                <w:sz w:val="20"/>
                <w:szCs w:val="20"/>
              </w:rPr>
            </w:pPr>
            <w:r>
              <w:rPr>
                <w:color w:val="000000" w:themeColor="text1"/>
                <w:sz w:val="20"/>
                <w:szCs w:val="20"/>
              </w:rPr>
              <w:t>S</w:t>
            </w:r>
            <w:r w:rsidR="00E22820">
              <w:rPr>
                <w:color w:val="000000" w:themeColor="text1"/>
                <w:sz w:val="20"/>
                <w:szCs w:val="20"/>
              </w:rPr>
              <w:t>3</w:t>
            </w:r>
          </w:p>
        </w:tc>
        <w:tc>
          <w:tcPr>
            <w:tcW w:w="1843" w:type="dxa"/>
            <w:shd w:val="clear" w:color="auto" w:fill="ED7D31" w:themeFill="accent2"/>
          </w:tcPr>
          <w:p w14:paraId="1D64B32E" w14:textId="595A0C5F" w:rsidR="00E005E0" w:rsidRPr="00D65A7A" w:rsidRDefault="00E005E0" w:rsidP="00E005E0">
            <w:pPr>
              <w:rPr>
                <w:sz w:val="20"/>
                <w:szCs w:val="20"/>
              </w:rPr>
            </w:pPr>
            <w:r>
              <w:rPr>
                <w:sz w:val="20"/>
                <w:szCs w:val="20"/>
              </w:rPr>
              <w:t>E3</w:t>
            </w:r>
          </w:p>
        </w:tc>
        <w:tc>
          <w:tcPr>
            <w:tcW w:w="2551" w:type="dxa"/>
          </w:tcPr>
          <w:p w14:paraId="3B3AA242" w14:textId="23E63F6E" w:rsidR="00E005E0" w:rsidRPr="00D65A7A" w:rsidRDefault="00BB5782" w:rsidP="00E005E0">
            <w:pPr>
              <w:rPr>
                <w:sz w:val="20"/>
                <w:szCs w:val="20"/>
              </w:rPr>
            </w:pPr>
            <w:r>
              <w:rPr>
                <w:sz w:val="20"/>
                <w:szCs w:val="20"/>
              </w:rPr>
              <w:t xml:space="preserve">Es wurde ein Zeitplan erstellt, der </w:t>
            </w:r>
            <w:ins w:id="115" w:author="Therese" w:date="2021-11-25T14:18:00Z">
              <w:r w:rsidR="008E6BF7">
                <w:rPr>
                  <w:sz w:val="20"/>
                  <w:szCs w:val="20"/>
                </w:rPr>
                <w:t>s</w:t>
              </w:r>
            </w:ins>
            <w:del w:id="116" w:author="Therese" w:date="2021-11-25T14:18:00Z">
              <w:r w:rsidDel="008E6BF7">
                <w:rPr>
                  <w:sz w:val="20"/>
                  <w:szCs w:val="20"/>
                </w:rPr>
                <w:delText>S</w:delText>
              </w:r>
            </w:del>
            <w:r>
              <w:rPr>
                <w:sz w:val="20"/>
                <w:szCs w:val="20"/>
              </w:rPr>
              <w:t>treng befolgt werden muss.</w:t>
            </w:r>
          </w:p>
        </w:tc>
        <w:tc>
          <w:tcPr>
            <w:tcW w:w="1701" w:type="dxa"/>
            <w:shd w:val="clear" w:color="auto" w:fill="FFFF00"/>
          </w:tcPr>
          <w:p w14:paraId="536FA0CE" w14:textId="43E04527" w:rsidR="00E005E0" w:rsidRPr="00D65A7A" w:rsidRDefault="00E005E0" w:rsidP="00E005E0">
            <w:pPr>
              <w:rPr>
                <w:sz w:val="20"/>
                <w:szCs w:val="20"/>
              </w:rPr>
            </w:pPr>
            <w:r>
              <w:rPr>
                <w:sz w:val="20"/>
                <w:szCs w:val="20"/>
              </w:rPr>
              <w:t>S2</w:t>
            </w:r>
          </w:p>
        </w:tc>
        <w:tc>
          <w:tcPr>
            <w:tcW w:w="1843" w:type="dxa"/>
            <w:shd w:val="clear" w:color="auto" w:fill="FFFF00"/>
          </w:tcPr>
          <w:p w14:paraId="7C78EF13" w14:textId="4DACD862" w:rsidR="00E005E0" w:rsidRPr="00D65A7A" w:rsidRDefault="00E005E0" w:rsidP="00E005E0">
            <w:pPr>
              <w:rPr>
                <w:sz w:val="20"/>
                <w:szCs w:val="20"/>
              </w:rPr>
            </w:pPr>
            <w:r>
              <w:rPr>
                <w:sz w:val="20"/>
                <w:szCs w:val="20"/>
              </w:rPr>
              <w:t>E2</w:t>
            </w:r>
          </w:p>
        </w:tc>
      </w:tr>
      <w:tr w:rsidR="00E005E0" w:rsidRPr="00D65A7A" w14:paraId="52EE3B6D" w14:textId="77777777" w:rsidTr="006C10F5">
        <w:trPr>
          <w:trHeight w:val="890"/>
        </w:trPr>
        <w:tc>
          <w:tcPr>
            <w:tcW w:w="562" w:type="dxa"/>
          </w:tcPr>
          <w:p w14:paraId="1EFF1317" w14:textId="629BDA06" w:rsidR="00E005E0" w:rsidRPr="00D65A7A" w:rsidRDefault="00E005E0" w:rsidP="00E005E0">
            <w:pPr>
              <w:rPr>
                <w:sz w:val="20"/>
                <w:szCs w:val="20"/>
              </w:rPr>
            </w:pPr>
            <w:r>
              <w:rPr>
                <w:sz w:val="20"/>
                <w:szCs w:val="20"/>
              </w:rPr>
              <w:t>R3</w:t>
            </w:r>
          </w:p>
        </w:tc>
        <w:tc>
          <w:tcPr>
            <w:tcW w:w="1701" w:type="dxa"/>
          </w:tcPr>
          <w:p w14:paraId="3A8C2B7A" w14:textId="06E5DBC6" w:rsidR="00E005E0" w:rsidRPr="00D65A7A" w:rsidRDefault="00CB6E7D" w:rsidP="00E005E0">
            <w:pPr>
              <w:rPr>
                <w:sz w:val="20"/>
                <w:szCs w:val="20"/>
              </w:rPr>
            </w:pPr>
            <w:r>
              <w:rPr>
                <w:sz w:val="20"/>
                <w:szCs w:val="20"/>
              </w:rPr>
              <w:t>Netzwerkausfall</w:t>
            </w:r>
          </w:p>
        </w:tc>
        <w:tc>
          <w:tcPr>
            <w:tcW w:w="1985" w:type="dxa"/>
          </w:tcPr>
          <w:p w14:paraId="2E6CC428" w14:textId="30E684BD" w:rsidR="00E005E0" w:rsidRPr="00D65A7A" w:rsidRDefault="00267228" w:rsidP="00E005E0">
            <w:pPr>
              <w:rPr>
                <w:sz w:val="20"/>
                <w:szCs w:val="20"/>
              </w:rPr>
            </w:pPr>
            <w:r>
              <w:rPr>
                <w:sz w:val="20"/>
                <w:szCs w:val="20"/>
              </w:rPr>
              <w:t>Der Kandidat kann nicht aufs Internet zugreifen.</w:t>
            </w:r>
          </w:p>
        </w:tc>
        <w:tc>
          <w:tcPr>
            <w:tcW w:w="1701" w:type="dxa"/>
            <w:shd w:val="clear" w:color="auto" w:fill="FF0000"/>
          </w:tcPr>
          <w:p w14:paraId="1DAE0E65" w14:textId="4FA85911" w:rsidR="00E005E0" w:rsidRPr="00D65A7A" w:rsidRDefault="00E005E0" w:rsidP="00E005E0">
            <w:pPr>
              <w:rPr>
                <w:sz w:val="20"/>
                <w:szCs w:val="20"/>
              </w:rPr>
            </w:pPr>
            <w:r>
              <w:rPr>
                <w:color w:val="000000" w:themeColor="text1"/>
                <w:sz w:val="20"/>
                <w:szCs w:val="20"/>
              </w:rPr>
              <w:t>S4</w:t>
            </w:r>
          </w:p>
        </w:tc>
        <w:tc>
          <w:tcPr>
            <w:tcW w:w="1843" w:type="dxa"/>
            <w:shd w:val="clear" w:color="auto" w:fill="FFFF00"/>
          </w:tcPr>
          <w:p w14:paraId="396B06B1" w14:textId="1A7C40B1" w:rsidR="00E005E0" w:rsidRPr="00D65A7A" w:rsidRDefault="00E005E0" w:rsidP="00E005E0">
            <w:pPr>
              <w:rPr>
                <w:sz w:val="20"/>
                <w:szCs w:val="20"/>
              </w:rPr>
            </w:pPr>
            <w:r>
              <w:rPr>
                <w:sz w:val="20"/>
                <w:szCs w:val="20"/>
              </w:rPr>
              <w:t>E2</w:t>
            </w:r>
          </w:p>
        </w:tc>
        <w:tc>
          <w:tcPr>
            <w:tcW w:w="2551" w:type="dxa"/>
          </w:tcPr>
          <w:p w14:paraId="59EC9183" w14:textId="531C2C5C" w:rsidR="00E005E0" w:rsidRPr="00D65A7A" w:rsidRDefault="0062177E" w:rsidP="00E005E0">
            <w:pPr>
              <w:rPr>
                <w:sz w:val="20"/>
                <w:szCs w:val="20"/>
              </w:rPr>
            </w:pPr>
            <w:r>
              <w:rPr>
                <w:sz w:val="20"/>
                <w:szCs w:val="20"/>
              </w:rPr>
              <w:t>Es wird auf ein alternatives Netzwerk umgestellt, der verantwortliche Experte wird bei Bedarf inf</w:t>
            </w:r>
            <w:r w:rsidR="00933E4D">
              <w:rPr>
                <w:sz w:val="20"/>
                <w:szCs w:val="20"/>
              </w:rPr>
              <w:t>ormiert</w:t>
            </w:r>
            <w:ins w:id="117" w:author="Therese" w:date="2021-11-25T14:18:00Z">
              <w:r w:rsidR="008E6BF7">
                <w:rPr>
                  <w:sz w:val="20"/>
                  <w:szCs w:val="20"/>
                </w:rPr>
                <w:t>.</w:t>
              </w:r>
            </w:ins>
          </w:p>
        </w:tc>
        <w:tc>
          <w:tcPr>
            <w:tcW w:w="1701" w:type="dxa"/>
            <w:shd w:val="clear" w:color="auto" w:fill="FFFF00"/>
          </w:tcPr>
          <w:p w14:paraId="639726EE" w14:textId="173FC8B9" w:rsidR="00E005E0" w:rsidRPr="00D65A7A" w:rsidRDefault="00E005E0" w:rsidP="00E005E0">
            <w:pPr>
              <w:rPr>
                <w:sz w:val="20"/>
                <w:szCs w:val="20"/>
              </w:rPr>
            </w:pPr>
            <w:r>
              <w:rPr>
                <w:sz w:val="20"/>
                <w:szCs w:val="20"/>
              </w:rPr>
              <w:t>S2</w:t>
            </w:r>
          </w:p>
        </w:tc>
        <w:tc>
          <w:tcPr>
            <w:tcW w:w="1843" w:type="dxa"/>
            <w:shd w:val="clear" w:color="auto" w:fill="FFFF00"/>
          </w:tcPr>
          <w:p w14:paraId="38BD5838" w14:textId="17F6BF67" w:rsidR="00E005E0" w:rsidRPr="00D65A7A" w:rsidRDefault="00E005E0" w:rsidP="00E005E0">
            <w:pPr>
              <w:rPr>
                <w:sz w:val="20"/>
                <w:szCs w:val="20"/>
              </w:rPr>
            </w:pPr>
            <w:r>
              <w:rPr>
                <w:sz w:val="20"/>
                <w:szCs w:val="20"/>
              </w:rPr>
              <w:t>E2</w:t>
            </w:r>
          </w:p>
        </w:tc>
      </w:tr>
      <w:tr w:rsidR="00C50F52" w:rsidRPr="00D65A7A" w14:paraId="46F5CC2A" w14:textId="77777777" w:rsidTr="006C10F5">
        <w:trPr>
          <w:trHeight w:val="890"/>
        </w:trPr>
        <w:tc>
          <w:tcPr>
            <w:tcW w:w="562" w:type="dxa"/>
          </w:tcPr>
          <w:p w14:paraId="3EA55CBB" w14:textId="29E89B98" w:rsidR="00C50F52" w:rsidRDefault="00C50F52" w:rsidP="00E005E0">
            <w:pPr>
              <w:rPr>
                <w:sz w:val="20"/>
                <w:szCs w:val="20"/>
              </w:rPr>
            </w:pPr>
            <w:r>
              <w:rPr>
                <w:sz w:val="20"/>
                <w:szCs w:val="20"/>
              </w:rPr>
              <w:t>R4</w:t>
            </w:r>
          </w:p>
        </w:tc>
        <w:tc>
          <w:tcPr>
            <w:tcW w:w="1701" w:type="dxa"/>
          </w:tcPr>
          <w:p w14:paraId="68E33631" w14:textId="1D92A1A9" w:rsidR="00C50F52" w:rsidRDefault="00BC24E5" w:rsidP="00E005E0">
            <w:pPr>
              <w:rPr>
                <w:sz w:val="20"/>
                <w:szCs w:val="20"/>
              </w:rPr>
            </w:pPr>
            <w:r>
              <w:rPr>
                <w:sz w:val="20"/>
                <w:szCs w:val="20"/>
              </w:rPr>
              <w:t xml:space="preserve">Höhere </w:t>
            </w:r>
            <w:r w:rsidR="00814C18">
              <w:rPr>
                <w:sz w:val="20"/>
                <w:szCs w:val="20"/>
              </w:rPr>
              <w:t>Gewalt</w:t>
            </w:r>
          </w:p>
        </w:tc>
        <w:tc>
          <w:tcPr>
            <w:tcW w:w="1985" w:type="dxa"/>
          </w:tcPr>
          <w:p w14:paraId="6FA2E1D8" w14:textId="5B049562" w:rsidR="00C50F52" w:rsidRDefault="0008060B" w:rsidP="00E005E0">
            <w:pPr>
              <w:rPr>
                <w:sz w:val="20"/>
                <w:szCs w:val="20"/>
              </w:rPr>
            </w:pPr>
            <w:r>
              <w:rPr>
                <w:rFonts w:ascii="Calibri" w:hAnsi="Calibri" w:cs="Calibri"/>
                <w:color w:val="000000"/>
              </w:rPr>
              <w:t xml:space="preserve">Schaden </w:t>
            </w:r>
            <w:commentRangeStart w:id="118"/>
            <w:r>
              <w:rPr>
                <w:rFonts w:ascii="Calibri" w:hAnsi="Calibri" w:cs="Calibri"/>
                <w:color w:val="000000"/>
              </w:rPr>
              <w:t>an</w:t>
            </w:r>
            <w:commentRangeEnd w:id="118"/>
            <w:r w:rsidR="008E6BF7">
              <w:rPr>
                <w:rStyle w:val="Kommentarzeichen"/>
              </w:rPr>
              <w:commentReference w:id="118"/>
            </w:r>
            <w:r>
              <w:rPr>
                <w:rFonts w:ascii="Calibri" w:hAnsi="Calibri" w:cs="Calibri"/>
                <w:color w:val="000000"/>
              </w:rPr>
              <w:t xml:space="preserve"> </w:t>
            </w:r>
            <w:r w:rsidR="00773B4E">
              <w:rPr>
                <w:rFonts w:ascii="Calibri" w:hAnsi="Calibri" w:cs="Calibri"/>
                <w:color w:val="000000"/>
              </w:rPr>
              <w:t>Informatikinfrastruktur</w:t>
            </w:r>
            <w:r w:rsidR="00221B6D">
              <w:rPr>
                <w:rFonts w:ascii="Calibri" w:hAnsi="Calibri" w:cs="Calibri"/>
                <w:color w:val="000000"/>
              </w:rPr>
              <w:t>.</w:t>
            </w:r>
          </w:p>
        </w:tc>
        <w:tc>
          <w:tcPr>
            <w:tcW w:w="1701" w:type="dxa"/>
            <w:shd w:val="clear" w:color="auto" w:fill="ED7D31" w:themeFill="accent2"/>
          </w:tcPr>
          <w:p w14:paraId="56BF18D3" w14:textId="4B79B820" w:rsidR="00C50F52" w:rsidRDefault="00E22820" w:rsidP="00E005E0">
            <w:pPr>
              <w:rPr>
                <w:color w:val="000000" w:themeColor="text1"/>
                <w:sz w:val="20"/>
                <w:szCs w:val="20"/>
              </w:rPr>
            </w:pPr>
            <w:r>
              <w:rPr>
                <w:color w:val="000000" w:themeColor="text1"/>
                <w:sz w:val="20"/>
                <w:szCs w:val="20"/>
              </w:rPr>
              <w:t>S3</w:t>
            </w:r>
          </w:p>
        </w:tc>
        <w:tc>
          <w:tcPr>
            <w:tcW w:w="1843" w:type="dxa"/>
            <w:shd w:val="clear" w:color="auto" w:fill="FFFF00"/>
          </w:tcPr>
          <w:p w14:paraId="7C282C24" w14:textId="6E181620" w:rsidR="00C50F52" w:rsidRDefault="008E5623" w:rsidP="00E005E0">
            <w:pPr>
              <w:rPr>
                <w:sz w:val="20"/>
                <w:szCs w:val="20"/>
              </w:rPr>
            </w:pPr>
            <w:r>
              <w:rPr>
                <w:sz w:val="20"/>
                <w:szCs w:val="20"/>
              </w:rPr>
              <w:t>E2</w:t>
            </w:r>
          </w:p>
        </w:tc>
        <w:tc>
          <w:tcPr>
            <w:tcW w:w="2551" w:type="dxa"/>
          </w:tcPr>
          <w:p w14:paraId="2C326AF3" w14:textId="27040DEC" w:rsidR="00C50F52" w:rsidRDefault="0048529F" w:rsidP="00E005E0">
            <w:pPr>
              <w:rPr>
                <w:sz w:val="20"/>
                <w:szCs w:val="20"/>
              </w:rPr>
            </w:pPr>
            <w:r>
              <w:rPr>
                <w:sz w:val="20"/>
                <w:szCs w:val="20"/>
              </w:rPr>
              <w:t xml:space="preserve">Es wird auf die neuste </w:t>
            </w:r>
            <w:r w:rsidR="00535ADD">
              <w:rPr>
                <w:sz w:val="20"/>
                <w:szCs w:val="20"/>
              </w:rPr>
              <w:t xml:space="preserve">Sicherung zugegriffen. </w:t>
            </w:r>
            <w:r w:rsidR="00CF0C1D">
              <w:rPr>
                <w:sz w:val="20"/>
                <w:szCs w:val="20"/>
              </w:rPr>
              <w:t>Wenn nötig, wird der Experte kontaktiert.</w:t>
            </w:r>
          </w:p>
        </w:tc>
        <w:tc>
          <w:tcPr>
            <w:tcW w:w="1701" w:type="dxa"/>
            <w:shd w:val="clear" w:color="auto" w:fill="FFFF00"/>
          </w:tcPr>
          <w:p w14:paraId="253DA826" w14:textId="76606F0B" w:rsidR="00C50F52" w:rsidRDefault="00A206DA" w:rsidP="00E005E0">
            <w:pPr>
              <w:rPr>
                <w:sz w:val="20"/>
                <w:szCs w:val="20"/>
              </w:rPr>
            </w:pPr>
            <w:r>
              <w:rPr>
                <w:sz w:val="20"/>
                <w:szCs w:val="20"/>
              </w:rPr>
              <w:t>S2</w:t>
            </w:r>
          </w:p>
        </w:tc>
        <w:tc>
          <w:tcPr>
            <w:tcW w:w="1843" w:type="dxa"/>
            <w:shd w:val="clear" w:color="auto" w:fill="FFFF00"/>
          </w:tcPr>
          <w:p w14:paraId="4968724D" w14:textId="56716C2B" w:rsidR="00C50F52" w:rsidRDefault="00A206DA" w:rsidP="00E005E0">
            <w:pPr>
              <w:rPr>
                <w:sz w:val="20"/>
                <w:szCs w:val="20"/>
              </w:rPr>
            </w:pPr>
            <w:r>
              <w:rPr>
                <w:sz w:val="20"/>
                <w:szCs w:val="20"/>
              </w:rPr>
              <w:t>E</w:t>
            </w:r>
            <w:r w:rsidR="00D119DE">
              <w:rPr>
                <w:sz w:val="20"/>
                <w:szCs w:val="20"/>
              </w:rPr>
              <w:t>2</w:t>
            </w:r>
          </w:p>
        </w:tc>
      </w:tr>
      <w:tr w:rsidR="00E005E0" w:rsidRPr="00D65A7A" w14:paraId="58F99AE7" w14:textId="77777777" w:rsidTr="00D119DE">
        <w:tc>
          <w:tcPr>
            <w:tcW w:w="562" w:type="dxa"/>
          </w:tcPr>
          <w:p w14:paraId="186AB1B2" w14:textId="04FD8365" w:rsidR="00E005E0" w:rsidRPr="00D65A7A" w:rsidRDefault="00E005E0" w:rsidP="00E005E0">
            <w:pPr>
              <w:rPr>
                <w:sz w:val="20"/>
                <w:szCs w:val="20"/>
              </w:rPr>
            </w:pPr>
            <w:r>
              <w:rPr>
                <w:sz w:val="20"/>
                <w:szCs w:val="20"/>
              </w:rPr>
              <w:t>R</w:t>
            </w:r>
            <w:r w:rsidR="00C50F52">
              <w:rPr>
                <w:sz w:val="20"/>
                <w:szCs w:val="20"/>
              </w:rPr>
              <w:t>5</w:t>
            </w:r>
          </w:p>
        </w:tc>
        <w:tc>
          <w:tcPr>
            <w:tcW w:w="1701" w:type="dxa"/>
          </w:tcPr>
          <w:p w14:paraId="502FBF1F" w14:textId="12CFB269" w:rsidR="00E005E0" w:rsidRPr="00D65A7A" w:rsidRDefault="00381CB3" w:rsidP="00E005E0">
            <w:pPr>
              <w:rPr>
                <w:sz w:val="20"/>
                <w:szCs w:val="20"/>
              </w:rPr>
            </w:pPr>
            <w:r>
              <w:rPr>
                <w:sz w:val="20"/>
                <w:szCs w:val="20"/>
              </w:rPr>
              <w:t>Azure Guthaben reich</w:t>
            </w:r>
            <w:ins w:id="119" w:author="Therese" w:date="2021-11-25T14:19:00Z">
              <w:r w:rsidR="008E6BF7">
                <w:rPr>
                  <w:sz w:val="20"/>
                  <w:szCs w:val="20"/>
                </w:rPr>
                <w:t>t</w:t>
              </w:r>
            </w:ins>
            <w:r>
              <w:rPr>
                <w:sz w:val="20"/>
                <w:szCs w:val="20"/>
              </w:rPr>
              <w:t xml:space="preserve"> nicht aus</w:t>
            </w:r>
          </w:p>
        </w:tc>
        <w:tc>
          <w:tcPr>
            <w:tcW w:w="1985" w:type="dxa"/>
          </w:tcPr>
          <w:p w14:paraId="52C3F0B6" w14:textId="3A23E93C" w:rsidR="00E005E0" w:rsidRPr="00D65A7A" w:rsidRDefault="007F02FC" w:rsidP="00E005E0">
            <w:pPr>
              <w:rPr>
                <w:sz w:val="20"/>
                <w:szCs w:val="20"/>
              </w:rPr>
            </w:pPr>
            <w:r>
              <w:rPr>
                <w:sz w:val="20"/>
                <w:szCs w:val="20"/>
              </w:rPr>
              <w:t>Die</w:t>
            </w:r>
            <w:r w:rsidR="000057D7">
              <w:rPr>
                <w:sz w:val="20"/>
                <w:szCs w:val="20"/>
              </w:rPr>
              <w:t xml:space="preserve"> Applikation kann nicht auf Azure betrieben werden.</w:t>
            </w:r>
          </w:p>
        </w:tc>
        <w:tc>
          <w:tcPr>
            <w:tcW w:w="1701" w:type="dxa"/>
            <w:shd w:val="clear" w:color="auto" w:fill="ED7D31" w:themeFill="accent2"/>
          </w:tcPr>
          <w:p w14:paraId="41F657E6" w14:textId="086DB10E" w:rsidR="00E005E0" w:rsidRPr="00D65A7A" w:rsidRDefault="00E005E0" w:rsidP="00E005E0">
            <w:pPr>
              <w:rPr>
                <w:sz w:val="20"/>
                <w:szCs w:val="20"/>
              </w:rPr>
            </w:pPr>
            <w:r>
              <w:rPr>
                <w:color w:val="000000" w:themeColor="text1"/>
                <w:sz w:val="20"/>
                <w:szCs w:val="20"/>
              </w:rPr>
              <w:t>S4</w:t>
            </w:r>
          </w:p>
        </w:tc>
        <w:tc>
          <w:tcPr>
            <w:tcW w:w="1843" w:type="dxa"/>
            <w:shd w:val="clear" w:color="auto" w:fill="ED7D31" w:themeFill="accent2"/>
          </w:tcPr>
          <w:p w14:paraId="2296EDF8" w14:textId="09C7A259" w:rsidR="00E005E0" w:rsidRPr="00D65A7A" w:rsidRDefault="00E005E0" w:rsidP="00E005E0">
            <w:pPr>
              <w:rPr>
                <w:sz w:val="20"/>
                <w:szCs w:val="20"/>
              </w:rPr>
            </w:pPr>
            <w:r>
              <w:rPr>
                <w:sz w:val="20"/>
                <w:szCs w:val="20"/>
              </w:rPr>
              <w:t>E</w:t>
            </w:r>
            <w:r w:rsidR="00D37D5B">
              <w:rPr>
                <w:sz w:val="20"/>
                <w:szCs w:val="20"/>
              </w:rPr>
              <w:t>3</w:t>
            </w:r>
          </w:p>
        </w:tc>
        <w:tc>
          <w:tcPr>
            <w:tcW w:w="2551" w:type="dxa"/>
          </w:tcPr>
          <w:p w14:paraId="13340DA7" w14:textId="220132A5" w:rsidR="00E005E0" w:rsidRPr="00D65A7A" w:rsidRDefault="00126744" w:rsidP="00E005E0">
            <w:pPr>
              <w:rPr>
                <w:sz w:val="20"/>
                <w:szCs w:val="20"/>
              </w:rPr>
            </w:pPr>
            <w:r>
              <w:rPr>
                <w:sz w:val="20"/>
                <w:szCs w:val="20"/>
              </w:rPr>
              <w:t xml:space="preserve">Die Infrastruktur </w:t>
            </w:r>
            <w:r w:rsidR="00666933">
              <w:rPr>
                <w:sz w:val="20"/>
                <w:szCs w:val="20"/>
              </w:rPr>
              <w:t>auf</w:t>
            </w:r>
            <w:r w:rsidR="002950B1">
              <w:rPr>
                <w:sz w:val="20"/>
                <w:szCs w:val="20"/>
              </w:rPr>
              <w:t xml:space="preserve"> Azure</w:t>
            </w:r>
            <w:r w:rsidR="00666933">
              <w:rPr>
                <w:sz w:val="20"/>
                <w:szCs w:val="20"/>
              </w:rPr>
              <w:t xml:space="preserve"> läuft nur wenn </w:t>
            </w:r>
            <w:r w:rsidR="00AC16B2">
              <w:rPr>
                <w:sz w:val="20"/>
                <w:szCs w:val="20"/>
              </w:rPr>
              <w:t>der Kandidat sie benötigt.</w:t>
            </w:r>
            <w:r w:rsidR="00D119DE">
              <w:rPr>
                <w:sz w:val="20"/>
                <w:szCs w:val="20"/>
              </w:rPr>
              <w:t xml:space="preserve"> </w:t>
            </w:r>
          </w:p>
        </w:tc>
        <w:tc>
          <w:tcPr>
            <w:tcW w:w="1701" w:type="dxa"/>
            <w:shd w:val="clear" w:color="auto" w:fill="FFFF00"/>
          </w:tcPr>
          <w:p w14:paraId="4EFC68E1" w14:textId="097D6508" w:rsidR="00E005E0" w:rsidRPr="00D65A7A" w:rsidRDefault="00E005E0" w:rsidP="00E005E0">
            <w:pPr>
              <w:rPr>
                <w:sz w:val="20"/>
                <w:szCs w:val="20"/>
              </w:rPr>
            </w:pPr>
            <w:r>
              <w:rPr>
                <w:sz w:val="20"/>
                <w:szCs w:val="20"/>
              </w:rPr>
              <w:t>S1</w:t>
            </w:r>
          </w:p>
        </w:tc>
        <w:tc>
          <w:tcPr>
            <w:tcW w:w="1843" w:type="dxa"/>
            <w:shd w:val="clear" w:color="auto" w:fill="FFFF00"/>
          </w:tcPr>
          <w:p w14:paraId="445055D5" w14:textId="24B4685F" w:rsidR="00E005E0" w:rsidRPr="00D65A7A" w:rsidRDefault="00E005E0" w:rsidP="001F158C">
            <w:pPr>
              <w:keepNext/>
              <w:rPr>
                <w:sz w:val="20"/>
                <w:szCs w:val="20"/>
              </w:rPr>
            </w:pPr>
            <w:r>
              <w:rPr>
                <w:sz w:val="20"/>
                <w:szCs w:val="20"/>
              </w:rPr>
              <w:t>E2</w:t>
            </w:r>
          </w:p>
        </w:tc>
      </w:tr>
      <w:tr w:rsidR="00381CB3" w:rsidRPr="00D65A7A" w14:paraId="2E9AAA6D" w14:textId="77777777" w:rsidTr="0026061C">
        <w:tc>
          <w:tcPr>
            <w:tcW w:w="562" w:type="dxa"/>
          </w:tcPr>
          <w:p w14:paraId="739C88DB" w14:textId="6A549E28" w:rsidR="00381CB3" w:rsidRDefault="00E22CA2" w:rsidP="00E005E0">
            <w:pPr>
              <w:rPr>
                <w:sz w:val="20"/>
                <w:szCs w:val="20"/>
              </w:rPr>
            </w:pPr>
            <w:r>
              <w:rPr>
                <w:sz w:val="20"/>
                <w:szCs w:val="20"/>
              </w:rPr>
              <w:t>R</w:t>
            </w:r>
            <w:r w:rsidR="00C50F52">
              <w:rPr>
                <w:sz w:val="20"/>
                <w:szCs w:val="20"/>
              </w:rPr>
              <w:t>6</w:t>
            </w:r>
          </w:p>
        </w:tc>
        <w:tc>
          <w:tcPr>
            <w:tcW w:w="1701" w:type="dxa"/>
          </w:tcPr>
          <w:p w14:paraId="573B3E8E" w14:textId="28553D62" w:rsidR="00381CB3" w:rsidRDefault="00CF09C9" w:rsidP="00E005E0">
            <w:pPr>
              <w:rPr>
                <w:sz w:val="20"/>
                <w:szCs w:val="20"/>
              </w:rPr>
            </w:pPr>
            <w:r>
              <w:rPr>
                <w:sz w:val="20"/>
                <w:szCs w:val="20"/>
              </w:rPr>
              <w:t xml:space="preserve">Nicht vorgesehene Probleme </w:t>
            </w:r>
            <w:r w:rsidR="00F05C2C">
              <w:rPr>
                <w:sz w:val="20"/>
                <w:szCs w:val="20"/>
              </w:rPr>
              <w:t>bei der Realisierung</w:t>
            </w:r>
          </w:p>
        </w:tc>
        <w:tc>
          <w:tcPr>
            <w:tcW w:w="1985" w:type="dxa"/>
          </w:tcPr>
          <w:p w14:paraId="16DBC2DA" w14:textId="4145396C" w:rsidR="00381CB3" w:rsidRDefault="00502B1F" w:rsidP="00E005E0">
            <w:pPr>
              <w:rPr>
                <w:sz w:val="20"/>
                <w:szCs w:val="20"/>
              </w:rPr>
            </w:pPr>
            <w:r>
              <w:rPr>
                <w:sz w:val="20"/>
                <w:szCs w:val="20"/>
              </w:rPr>
              <w:t>Verzögerung des Abschlusses.</w:t>
            </w:r>
          </w:p>
        </w:tc>
        <w:tc>
          <w:tcPr>
            <w:tcW w:w="1701" w:type="dxa"/>
            <w:shd w:val="clear" w:color="auto" w:fill="ED7D31" w:themeFill="accent2"/>
          </w:tcPr>
          <w:p w14:paraId="07CEE2F1" w14:textId="79CA893B" w:rsidR="00381CB3" w:rsidRDefault="00E22820" w:rsidP="00E005E0">
            <w:pPr>
              <w:rPr>
                <w:color w:val="000000" w:themeColor="text1"/>
                <w:sz w:val="20"/>
                <w:szCs w:val="20"/>
              </w:rPr>
            </w:pPr>
            <w:r>
              <w:rPr>
                <w:color w:val="000000" w:themeColor="text1"/>
                <w:sz w:val="20"/>
                <w:szCs w:val="20"/>
              </w:rPr>
              <w:t>S3</w:t>
            </w:r>
          </w:p>
        </w:tc>
        <w:tc>
          <w:tcPr>
            <w:tcW w:w="1843" w:type="dxa"/>
            <w:shd w:val="clear" w:color="auto" w:fill="ED7D31" w:themeFill="accent2"/>
          </w:tcPr>
          <w:p w14:paraId="26E4DE71" w14:textId="28517480" w:rsidR="00381CB3" w:rsidRDefault="00D37D5B" w:rsidP="00E005E0">
            <w:pPr>
              <w:rPr>
                <w:sz w:val="20"/>
                <w:szCs w:val="20"/>
              </w:rPr>
            </w:pPr>
            <w:r>
              <w:rPr>
                <w:sz w:val="20"/>
                <w:szCs w:val="20"/>
              </w:rPr>
              <w:t>E3</w:t>
            </w:r>
          </w:p>
        </w:tc>
        <w:tc>
          <w:tcPr>
            <w:tcW w:w="2551" w:type="dxa"/>
          </w:tcPr>
          <w:p w14:paraId="353652F1" w14:textId="72CA51CF" w:rsidR="00381CB3" w:rsidRDefault="00767B50" w:rsidP="00E005E0">
            <w:pPr>
              <w:rPr>
                <w:sz w:val="20"/>
                <w:szCs w:val="20"/>
              </w:rPr>
            </w:pPr>
            <w:r>
              <w:rPr>
                <w:sz w:val="20"/>
                <w:szCs w:val="20"/>
              </w:rPr>
              <w:t xml:space="preserve">Das Problem wird so schnell wie möglich gelöst, falls nötig </w:t>
            </w:r>
            <w:r w:rsidR="007B6608">
              <w:rPr>
                <w:sz w:val="20"/>
                <w:szCs w:val="20"/>
              </w:rPr>
              <w:t>wird externe Hilfe in Anspruch genommen.</w:t>
            </w:r>
          </w:p>
        </w:tc>
        <w:tc>
          <w:tcPr>
            <w:tcW w:w="1701" w:type="dxa"/>
            <w:shd w:val="clear" w:color="auto" w:fill="FFFF00"/>
          </w:tcPr>
          <w:p w14:paraId="0018C2BE" w14:textId="7A1B322A" w:rsidR="00381CB3" w:rsidRDefault="0026061C" w:rsidP="00E005E0">
            <w:pPr>
              <w:rPr>
                <w:sz w:val="20"/>
                <w:szCs w:val="20"/>
              </w:rPr>
            </w:pPr>
            <w:r>
              <w:rPr>
                <w:sz w:val="20"/>
                <w:szCs w:val="20"/>
              </w:rPr>
              <w:t>S2</w:t>
            </w:r>
          </w:p>
        </w:tc>
        <w:tc>
          <w:tcPr>
            <w:tcW w:w="1843" w:type="dxa"/>
            <w:shd w:val="clear" w:color="auto" w:fill="ED7D31" w:themeFill="accent2"/>
          </w:tcPr>
          <w:p w14:paraId="50F3A8AC" w14:textId="72AE579D" w:rsidR="00381CB3" w:rsidRDefault="0026061C" w:rsidP="001F158C">
            <w:pPr>
              <w:keepNext/>
              <w:rPr>
                <w:sz w:val="20"/>
                <w:szCs w:val="20"/>
              </w:rPr>
            </w:pPr>
            <w:r>
              <w:rPr>
                <w:sz w:val="20"/>
                <w:szCs w:val="20"/>
              </w:rPr>
              <w:t>E3</w:t>
            </w:r>
          </w:p>
        </w:tc>
      </w:tr>
      <w:tr w:rsidR="009F3A4E" w:rsidRPr="00D65A7A" w14:paraId="55A96261" w14:textId="77777777" w:rsidTr="00B65888">
        <w:tc>
          <w:tcPr>
            <w:tcW w:w="562" w:type="dxa"/>
          </w:tcPr>
          <w:p w14:paraId="0E62BD14" w14:textId="73A207B3" w:rsidR="009F3A4E" w:rsidRDefault="009F3A4E" w:rsidP="00E005E0">
            <w:pPr>
              <w:rPr>
                <w:sz w:val="20"/>
                <w:szCs w:val="20"/>
              </w:rPr>
            </w:pPr>
            <w:r>
              <w:rPr>
                <w:sz w:val="20"/>
                <w:szCs w:val="20"/>
              </w:rPr>
              <w:t>R7</w:t>
            </w:r>
          </w:p>
        </w:tc>
        <w:tc>
          <w:tcPr>
            <w:tcW w:w="1701" w:type="dxa"/>
          </w:tcPr>
          <w:p w14:paraId="7CFC6FF8" w14:textId="1DFB6322" w:rsidR="009F3A4E" w:rsidRDefault="00C4062F" w:rsidP="00E005E0">
            <w:pPr>
              <w:rPr>
                <w:sz w:val="20"/>
                <w:szCs w:val="20"/>
              </w:rPr>
            </w:pPr>
            <w:r>
              <w:rPr>
                <w:sz w:val="20"/>
                <w:szCs w:val="20"/>
              </w:rPr>
              <w:t xml:space="preserve">Ausfall </w:t>
            </w:r>
            <w:r w:rsidR="009F3A4E">
              <w:rPr>
                <w:sz w:val="20"/>
                <w:szCs w:val="20"/>
              </w:rPr>
              <w:t>Online-Dienste von Drittanbietern</w:t>
            </w:r>
          </w:p>
        </w:tc>
        <w:tc>
          <w:tcPr>
            <w:tcW w:w="1985" w:type="dxa"/>
          </w:tcPr>
          <w:p w14:paraId="7B6076C6" w14:textId="06437EE5" w:rsidR="009F3A4E" w:rsidRDefault="00B35789" w:rsidP="00E005E0">
            <w:pPr>
              <w:rPr>
                <w:sz w:val="20"/>
                <w:szCs w:val="20"/>
              </w:rPr>
            </w:pPr>
            <w:r>
              <w:rPr>
                <w:sz w:val="20"/>
                <w:szCs w:val="20"/>
              </w:rPr>
              <w:t>Die Arbeit kann unter Umständen nicht fortgeführt werden.</w:t>
            </w:r>
          </w:p>
        </w:tc>
        <w:tc>
          <w:tcPr>
            <w:tcW w:w="1701" w:type="dxa"/>
            <w:shd w:val="clear" w:color="auto" w:fill="ED7D31" w:themeFill="accent2"/>
          </w:tcPr>
          <w:p w14:paraId="3EB98988" w14:textId="0D68538E" w:rsidR="009F3A4E" w:rsidRDefault="00E22820" w:rsidP="00E005E0">
            <w:pPr>
              <w:rPr>
                <w:color w:val="000000" w:themeColor="text1"/>
                <w:sz w:val="20"/>
                <w:szCs w:val="20"/>
              </w:rPr>
            </w:pPr>
            <w:r>
              <w:rPr>
                <w:color w:val="000000" w:themeColor="text1"/>
                <w:sz w:val="20"/>
                <w:szCs w:val="20"/>
              </w:rPr>
              <w:t>S3</w:t>
            </w:r>
          </w:p>
        </w:tc>
        <w:tc>
          <w:tcPr>
            <w:tcW w:w="1843" w:type="dxa"/>
            <w:shd w:val="clear" w:color="auto" w:fill="FFFF00"/>
          </w:tcPr>
          <w:p w14:paraId="6EDE0D21" w14:textId="07A8F5F9" w:rsidR="009F3A4E" w:rsidRDefault="00D37D5B" w:rsidP="00E005E0">
            <w:pPr>
              <w:rPr>
                <w:sz w:val="20"/>
                <w:szCs w:val="20"/>
              </w:rPr>
            </w:pPr>
            <w:r>
              <w:rPr>
                <w:sz w:val="20"/>
                <w:szCs w:val="20"/>
              </w:rPr>
              <w:t>E</w:t>
            </w:r>
            <w:r w:rsidR="000C1763">
              <w:rPr>
                <w:sz w:val="20"/>
                <w:szCs w:val="20"/>
              </w:rPr>
              <w:t>2</w:t>
            </w:r>
          </w:p>
        </w:tc>
        <w:tc>
          <w:tcPr>
            <w:tcW w:w="2551" w:type="dxa"/>
          </w:tcPr>
          <w:p w14:paraId="57AAAC50" w14:textId="274E249A" w:rsidR="009F3A4E" w:rsidRDefault="0005329F" w:rsidP="00E005E0">
            <w:pPr>
              <w:rPr>
                <w:sz w:val="20"/>
                <w:szCs w:val="20"/>
              </w:rPr>
            </w:pPr>
            <w:r>
              <w:rPr>
                <w:sz w:val="20"/>
                <w:szCs w:val="20"/>
              </w:rPr>
              <w:t xml:space="preserve">Bei Bedarf wird der Experte kontaktiert </w:t>
            </w:r>
            <w:r w:rsidR="00971AD0">
              <w:rPr>
                <w:sz w:val="20"/>
                <w:szCs w:val="20"/>
              </w:rPr>
              <w:t>und das weitere Vorgehen besprochen.</w:t>
            </w:r>
          </w:p>
        </w:tc>
        <w:tc>
          <w:tcPr>
            <w:tcW w:w="1701" w:type="dxa"/>
            <w:shd w:val="clear" w:color="auto" w:fill="FFFF00"/>
          </w:tcPr>
          <w:p w14:paraId="49A166AF" w14:textId="0F426A6D" w:rsidR="009F3A4E" w:rsidRDefault="006C5A9A" w:rsidP="00E005E0">
            <w:pPr>
              <w:rPr>
                <w:sz w:val="20"/>
                <w:szCs w:val="20"/>
              </w:rPr>
            </w:pPr>
            <w:r>
              <w:rPr>
                <w:sz w:val="20"/>
                <w:szCs w:val="20"/>
              </w:rPr>
              <w:t>S2</w:t>
            </w:r>
          </w:p>
        </w:tc>
        <w:tc>
          <w:tcPr>
            <w:tcW w:w="1843" w:type="dxa"/>
            <w:shd w:val="clear" w:color="auto" w:fill="FFFF00"/>
          </w:tcPr>
          <w:p w14:paraId="4FED1772" w14:textId="37C1880A" w:rsidR="009F3A4E" w:rsidRDefault="006C5A9A" w:rsidP="001F158C">
            <w:pPr>
              <w:keepNext/>
              <w:rPr>
                <w:sz w:val="20"/>
                <w:szCs w:val="20"/>
              </w:rPr>
            </w:pPr>
            <w:r>
              <w:rPr>
                <w:sz w:val="20"/>
                <w:szCs w:val="20"/>
              </w:rPr>
              <w:t>E2</w:t>
            </w:r>
          </w:p>
        </w:tc>
      </w:tr>
    </w:tbl>
    <w:p w14:paraId="6C9D600B" w14:textId="184FE135" w:rsidR="0072011A" w:rsidRDefault="001F158C" w:rsidP="00433A91">
      <w:pPr>
        <w:pStyle w:val="Beschriftung"/>
        <w:rPr>
          <w:noProof/>
        </w:rPr>
      </w:pPr>
      <w:bookmarkStart w:id="120" w:name="_Toc88468795"/>
      <w:r>
        <w:t xml:space="preserve">Tabelle </w:t>
      </w:r>
      <w:r w:rsidR="0034038F">
        <w:fldChar w:fldCharType="begin"/>
      </w:r>
      <w:r w:rsidR="0034038F">
        <w:instrText xml:space="preserve"> SEQ Tabelle \* ARABIC </w:instrText>
      </w:r>
      <w:r w:rsidR="0034038F">
        <w:fldChar w:fldCharType="separate"/>
      </w:r>
      <w:r w:rsidR="00E2796F">
        <w:rPr>
          <w:noProof/>
        </w:rPr>
        <w:t>6</w:t>
      </w:r>
      <w:r w:rsidR="0034038F">
        <w:rPr>
          <w:noProof/>
        </w:rPr>
        <w:fldChar w:fldCharType="end"/>
      </w:r>
      <w:r w:rsidR="00150796">
        <w:rPr>
          <w:noProof/>
        </w:rPr>
        <w:t>: Risikograp</w:t>
      </w:r>
      <w:r w:rsidR="00D47A77">
        <w:rPr>
          <w:noProof/>
        </w:rPr>
        <w:t>h</w:t>
      </w:r>
      <w:bookmarkEnd w:id="120"/>
    </w:p>
    <w:p w14:paraId="27A09FAF" w14:textId="4FB4C211" w:rsidR="00CD19F9" w:rsidRPr="00CD19F9" w:rsidRDefault="00CD19F9" w:rsidP="00CD19F9">
      <w:pPr>
        <w:sectPr w:rsidR="00CD19F9" w:rsidRPr="00CD19F9" w:rsidSect="00F9512F">
          <w:pgSz w:w="16838" w:h="11906" w:orient="landscape"/>
          <w:pgMar w:top="1418" w:right="1418" w:bottom="1418" w:left="1134" w:header="709" w:footer="709" w:gutter="0"/>
          <w:cols w:space="708"/>
          <w:titlePg/>
          <w:docGrid w:linePitch="360"/>
        </w:sectPr>
      </w:pPr>
    </w:p>
    <w:tbl>
      <w:tblPr>
        <w:tblStyle w:val="Tabellenraster"/>
        <w:tblpPr w:leftFromText="141" w:rightFromText="141" w:horzAnchor="margin" w:tblpXSpec="center" w:tblpY="1183"/>
        <w:tblW w:w="12628" w:type="dxa"/>
        <w:tblLook w:val="04A0" w:firstRow="1" w:lastRow="0" w:firstColumn="1" w:lastColumn="0" w:noHBand="0" w:noVBand="1"/>
      </w:tblPr>
      <w:tblGrid>
        <w:gridCol w:w="699"/>
        <w:gridCol w:w="705"/>
        <w:gridCol w:w="1259"/>
        <w:gridCol w:w="1040"/>
        <w:gridCol w:w="1068"/>
        <w:gridCol w:w="1095"/>
        <w:gridCol w:w="864"/>
        <w:gridCol w:w="660"/>
        <w:gridCol w:w="941"/>
        <w:gridCol w:w="1197"/>
        <w:gridCol w:w="1128"/>
        <w:gridCol w:w="1092"/>
        <w:gridCol w:w="880"/>
      </w:tblGrid>
      <w:tr w:rsidR="005D7D66" w14:paraId="2A3EA369" w14:textId="77777777" w:rsidTr="00A44CA7">
        <w:trPr>
          <w:trHeight w:val="977"/>
        </w:trPr>
        <w:tc>
          <w:tcPr>
            <w:tcW w:w="699" w:type="dxa"/>
            <w:tcBorders>
              <w:top w:val="nil"/>
              <w:left w:val="nil"/>
              <w:right w:val="nil"/>
            </w:tcBorders>
            <w:shd w:val="clear" w:color="auto" w:fill="FFFFFF" w:themeFill="background1"/>
            <w:textDirection w:val="tbRl"/>
          </w:tcPr>
          <w:p w14:paraId="004A605C" w14:textId="62C14462" w:rsidR="005D7D66" w:rsidRDefault="005D7D66" w:rsidP="00F62FBF"/>
        </w:tc>
        <w:tc>
          <w:tcPr>
            <w:tcW w:w="5167" w:type="dxa"/>
            <w:gridSpan w:val="5"/>
            <w:tcBorders>
              <w:top w:val="nil"/>
              <w:left w:val="nil"/>
              <w:bottom w:val="single" w:sz="4" w:space="0" w:color="auto"/>
              <w:right w:val="nil"/>
            </w:tcBorders>
            <w:shd w:val="clear" w:color="auto" w:fill="FFFFFF" w:themeFill="background1"/>
          </w:tcPr>
          <w:p w14:paraId="19B71EEE" w14:textId="4ED2CAC8" w:rsidR="001508DB" w:rsidRPr="009E73BE" w:rsidRDefault="002C3935" w:rsidP="009E73BE">
            <w:pPr>
              <w:jc w:val="center"/>
              <w:rPr>
                <w:b/>
                <w:bCs/>
                <w:sz w:val="32"/>
                <w:szCs w:val="32"/>
              </w:rPr>
            </w:pPr>
            <w:r w:rsidRPr="009E73BE">
              <w:rPr>
                <w:b/>
                <w:bCs/>
                <w:sz w:val="32"/>
                <w:szCs w:val="32"/>
              </w:rPr>
              <w:t>Vor Massnahme</w:t>
            </w:r>
          </w:p>
          <w:p w14:paraId="354B83B9" w14:textId="7177BDBE" w:rsidR="001508DB" w:rsidRPr="001508DB" w:rsidRDefault="001508DB" w:rsidP="001508DB"/>
        </w:tc>
        <w:tc>
          <w:tcPr>
            <w:tcW w:w="864" w:type="dxa"/>
            <w:tcBorders>
              <w:top w:val="nil"/>
              <w:left w:val="nil"/>
              <w:bottom w:val="nil"/>
              <w:right w:val="nil"/>
            </w:tcBorders>
            <w:shd w:val="clear" w:color="auto" w:fill="FFFFFF" w:themeFill="background1"/>
          </w:tcPr>
          <w:p w14:paraId="2A075297" w14:textId="77777777" w:rsidR="005D7D66" w:rsidRDefault="005D7D66" w:rsidP="00F62FBF"/>
        </w:tc>
        <w:tc>
          <w:tcPr>
            <w:tcW w:w="660" w:type="dxa"/>
            <w:tcBorders>
              <w:top w:val="nil"/>
              <w:left w:val="nil"/>
              <w:bottom w:val="single" w:sz="4" w:space="0" w:color="auto"/>
              <w:right w:val="nil"/>
            </w:tcBorders>
            <w:shd w:val="clear" w:color="auto" w:fill="FFFFFF" w:themeFill="background1"/>
            <w:textDirection w:val="tbRl"/>
          </w:tcPr>
          <w:p w14:paraId="35BC5213" w14:textId="66615952" w:rsidR="005D7D66" w:rsidRDefault="005D7D66" w:rsidP="00F62FBF"/>
        </w:tc>
        <w:tc>
          <w:tcPr>
            <w:tcW w:w="5238" w:type="dxa"/>
            <w:gridSpan w:val="5"/>
            <w:tcBorders>
              <w:top w:val="nil"/>
              <w:left w:val="nil"/>
              <w:bottom w:val="single" w:sz="4" w:space="0" w:color="auto"/>
              <w:right w:val="nil"/>
            </w:tcBorders>
            <w:shd w:val="clear" w:color="auto" w:fill="FFFFFF" w:themeFill="background1"/>
          </w:tcPr>
          <w:p w14:paraId="108DC802" w14:textId="2693AE31" w:rsidR="005D7D66" w:rsidRPr="009E73BE" w:rsidRDefault="005D7D66" w:rsidP="009E73BE">
            <w:pPr>
              <w:jc w:val="center"/>
              <w:rPr>
                <w:b/>
                <w:bCs/>
                <w:sz w:val="40"/>
                <w:szCs w:val="40"/>
              </w:rPr>
            </w:pPr>
            <w:r w:rsidRPr="009E73BE">
              <w:rPr>
                <w:b/>
                <w:bCs/>
                <w:sz w:val="28"/>
                <w:szCs w:val="28"/>
              </w:rPr>
              <w:t>Nach Massnahme</w:t>
            </w:r>
          </w:p>
        </w:tc>
      </w:tr>
      <w:tr w:rsidR="001508DB" w14:paraId="240B614E" w14:textId="77777777" w:rsidTr="00A44CA7">
        <w:trPr>
          <w:trHeight w:val="969"/>
        </w:trPr>
        <w:tc>
          <w:tcPr>
            <w:tcW w:w="699" w:type="dxa"/>
            <w:vMerge w:val="restart"/>
            <w:shd w:val="clear" w:color="auto" w:fill="FFFFFF" w:themeFill="background1"/>
            <w:textDirection w:val="tbRl"/>
          </w:tcPr>
          <w:p w14:paraId="2EDB876E" w14:textId="2B695EC9" w:rsidR="001508DB" w:rsidRPr="00951B5B" w:rsidRDefault="001508DB" w:rsidP="00F62FBF">
            <w:pPr>
              <w:rPr>
                <w:b/>
                <w:bCs/>
                <w:sz w:val="28"/>
                <w:szCs w:val="28"/>
              </w:rPr>
            </w:pPr>
            <w:r w:rsidRPr="00951B5B">
              <w:rPr>
                <w:b/>
                <w:bCs/>
                <w:sz w:val="28"/>
                <w:szCs w:val="28"/>
              </w:rPr>
              <w:t>Eintrittswahrscheinlichkeit</w:t>
            </w:r>
          </w:p>
        </w:tc>
        <w:tc>
          <w:tcPr>
            <w:tcW w:w="705" w:type="dxa"/>
            <w:tcBorders>
              <w:top w:val="single" w:sz="4" w:space="0" w:color="auto"/>
            </w:tcBorders>
            <w:shd w:val="clear" w:color="auto" w:fill="FFFFFF" w:themeFill="background1"/>
          </w:tcPr>
          <w:p w14:paraId="36E765AC" w14:textId="5F6C1FCD" w:rsidR="001508DB" w:rsidRDefault="001508DB" w:rsidP="00F62FBF">
            <w:r>
              <w:t>W4</w:t>
            </w:r>
          </w:p>
        </w:tc>
        <w:tc>
          <w:tcPr>
            <w:tcW w:w="1259" w:type="dxa"/>
            <w:tcBorders>
              <w:top w:val="single" w:sz="4" w:space="0" w:color="auto"/>
            </w:tcBorders>
            <w:shd w:val="clear" w:color="auto" w:fill="FF0000"/>
          </w:tcPr>
          <w:p w14:paraId="663441BC" w14:textId="77777777" w:rsidR="001508DB" w:rsidRDefault="001508DB" w:rsidP="00F62FBF"/>
        </w:tc>
        <w:tc>
          <w:tcPr>
            <w:tcW w:w="1040" w:type="dxa"/>
            <w:tcBorders>
              <w:top w:val="single" w:sz="4" w:space="0" w:color="auto"/>
            </w:tcBorders>
            <w:shd w:val="clear" w:color="auto" w:fill="FF0000"/>
          </w:tcPr>
          <w:p w14:paraId="7DCAC9B8" w14:textId="77777777" w:rsidR="001508DB" w:rsidRDefault="001508DB" w:rsidP="00F62FBF"/>
        </w:tc>
        <w:tc>
          <w:tcPr>
            <w:tcW w:w="1068" w:type="dxa"/>
            <w:tcBorders>
              <w:top w:val="single" w:sz="4" w:space="0" w:color="auto"/>
            </w:tcBorders>
            <w:shd w:val="clear" w:color="auto" w:fill="FF0000"/>
          </w:tcPr>
          <w:p w14:paraId="67A9A4C8" w14:textId="77777777" w:rsidR="001508DB" w:rsidRDefault="001508DB" w:rsidP="00F62FBF"/>
        </w:tc>
        <w:tc>
          <w:tcPr>
            <w:tcW w:w="1095" w:type="dxa"/>
            <w:tcBorders>
              <w:top w:val="single" w:sz="4" w:space="0" w:color="auto"/>
              <w:right w:val="single" w:sz="4" w:space="0" w:color="auto"/>
            </w:tcBorders>
            <w:shd w:val="clear" w:color="auto" w:fill="FF0000"/>
          </w:tcPr>
          <w:p w14:paraId="7223801E" w14:textId="77777777" w:rsidR="001508DB" w:rsidRDefault="001508DB" w:rsidP="00F62FBF"/>
        </w:tc>
        <w:tc>
          <w:tcPr>
            <w:tcW w:w="864" w:type="dxa"/>
            <w:tcBorders>
              <w:top w:val="nil"/>
              <w:left w:val="single" w:sz="4" w:space="0" w:color="auto"/>
              <w:bottom w:val="nil"/>
              <w:right w:val="single" w:sz="4" w:space="0" w:color="auto"/>
            </w:tcBorders>
            <w:shd w:val="clear" w:color="auto" w:fill="FFFFFF" w:themeFill="background1"/>
          </w:tcPr>
          <w:p w14:paraId="56F6FB94" w14:textId="77777777" w:rsidR="001508DB" w:rsidRDefault="001508DB" w:rsidP="00F62FBF"/>
        </w:tc>
        <w:tc>
          <w:tcPr>
            <w:tcW w:w="660" w:type="dxa"/>
            <w:vMerge w:val="restart"/>
            <w:tcBorders>
              <w:top w:val="single" w:sz="4" w:space="0" w:color="auto"/>
              <w:left w:val="single" w:sz="4" w:space="0" w:color="auto"/>
            </w:tcBorders>
            <w:shd w:val="clear" w:color="auto" w:fill="FFFFFF" w:themeFill="background1"/>
            <w:textDirection w:val="tbRl"/>
          </w:tcPr>
          <w:p w14:paraId="5C1E4032" w14:textId="71C84C69" w:rsidR="001508DB" w:rsidRPr="00951B5B" w:rsidRDefault="001508DB" w:rsidP="00F62FBF">
            <w:pPr>
              <w:rPr>
                <w:b/>
                <w:bCs/>
                <w:sz w:val="28"/>
                <w:szCs w:val="28"/>
              </w:rPr>
            </w:pPr>
            <w:commentRangeStart w:id="121"/>
            <w:r w:rsidRPr="00951B5B">
              <w:rPr>
                <w:b/>
                <w:bCs/>
                <w:sz w:val="28"/>
                <w:szCs w:val="28"/>
              </w:rPr>
              <w:t>Eintrittswahrschein</w:t>
            </w:r>
            <w:commentRangeEnd w:id="121"/>
            <w:r w:rsidR="008E6BF7">
              <w:rPr>
                <w:rStyle w:val="Kommentarzeichen"/>
              </w:rPr>
              <w:commentReference w:id="121"/>
            </w:r>
          </w:p>
        </w:tc>
        <w:tc>
          <w:tcPr>
            <w:tcW w:w="941" w:type="dxa"/>
            <w:tcBorders>
              <w:top w:val="single" w:sz="4" w:space="0" w:color="auto"/>
            </w:tcBorders>
            <w:shd w:val="clear" w:color="auto" w:fill="FFFFFF" w:themeFill="background1"/>
          </w:tcPr>
          <w:p w14:paraId="0F91996E" w14:textId="718AE0EB" w:rsidR="001508DB" w:rsidRDefault="001508DB" w:rsidP="00F62FBF">
            <w:r>
              <w:t>W4</w:t>
            </w:r>
          </w:p>
        </w:tc>
        <w:tc>
          <w:tcPr>
            <w:tcW w:w="1197" w:type="dxa"/>
            <w:tcBorders>
              <w:top w:val="single" w:sz="4" w:space="0" w:color="auto"/>
            </w:tcBorders>
            <w:shd w:val="clear" w:color="auto" w:fill="FF0000"/>
          </w:tcPr>
          <w:p w14:paraId="5FB7CD94" w14:textId="77777777" w:rsidR="001508DB" w:rsidRDefault="001508DB" w:rsidP="00F62FBF"/>
        </w:tc>
        <w:tc>
          <w:tcPr>
            <w:tcW w:w="1128" w:type="dxa"/>
            <w:tcBorders>
              <w:top w:val="single" w:sz="4" w:space="0" w:color="auto"/>
            </w:tcBorders>
            <w:shd w:val="clear" w:color="auto" w:fill="FF0000"/>
          </w:tcPr>
          <w:p w14:paraId="29567E95" w14:textId="77777777" w:rsidR="001508DB" w:rsidRDefault="001508DB" w:rsidP="00F62FBF"/>
        </w:tc>
        <w:tc>
          <w:tcPr>
            <w:tcW w:w="1092" w:type="dxa"/>
            <w:tcBorders>
              <w:top w:val="single" w:sz="4" w:space="0" w:color="auto"/>
            </w:tcBorders>
            <w:shd w:val="clear" w:color="auto" w:fill="FF0000"/>
          </w:tcPr>
          <w:p w14:paraId="7642EF78" w14:textId="77777777" w:rsidR="001508DB" w:rsidRDefault="001508DB" w:rsidP="00F62FBF"/>
        </w:tc>
        <w:tc>
          <w:tcPr>
            <w:tcW w:w="880" w:type="dxa"/>
            <w:tcBorders>
              <w:top w:val="single" w:sz="4" w:space="0" w:color="auto"/>
            </w:tcBorders>
            <w:shd w:val="clear" w:color="auto" w:fill="FF0000"/>
          </w:tcPr>
          <w:p w14:paraId="00E9CA88" w14:textId="77777777" w:rsidR="001508DB" w:rsidRDefault="001508DB" w:rsidP="00F62FBF"/>
        </w:tc>
      </w:tr>
      <w:tr w:rsidR="001508DB" w14:paraId="40662CF6" w14:textId="6EF8230E" w:rsidTr="00A44CA7">
        <w:trPr>
          <w:trHeight w:val="984"/>
        </w:trPr>
        <w:tc>
          <w:tcPr>
            <w:tcW w:w="699" w:type="dxa"/>
            <w:vMerge/>
            <w:shd w:val="clear" w:color="auto" w:fill="FFFFFF" w:themeFill="background1"/>
          </w:tcPr>
          <w:p w14:paraId="26539E4F" w14:textId="1AF44A00" w:rsidR="001508DB" w:rsidRDefault="001508DB" w:rsidP="00F62FBF"/>
        </w:tc>
        <w:tc>
          <w:tcPr>
            <w:tcW w:w="705" w:type="dxa"/>
            <w:shd w:val="clear" w:color="auto" w:fill="FFFFFF" w:themeFill="background1"/>
          </w:tcPr>
          <w:p w14:paraId="45458C32" w14:textId="6A892A4E" w:rsidR="001508DB" w:rsidRDefault="001508DB" w:rsidP="00F62FBF">
            <w:r>
              <w:t>W3</w:t>
            </w:r>
          </w:p>
        </w:tc>
        <w:tc>
          <w:tcPr>
            <w:tcW w:w="1259" w:type="dxa"/>
            <w:shd w:val="clear" w:color="auto" w:fill="ED7D31" w:themeFill="accent2"/>
          </w:tcPr>
          <w:p w14:paraId="554D5862" w14:textId="52BA0458" w:rsidR="001508DB" w:rsidRDefault="001508DB" w:rsidP="00F62FBF">
            <w:r>
              <w:t xml:space="preserve">    </w:t>
            </w:r>
          </w:p>
        </w:tc>
        <w:tc>
          <w:tcPr>
            <w:tcW w:w="1040" w:type="dxa"/>
            <w:shd w:val="clear" w:color="auto" w:fill="ED7D31" w:themeFill="accent2"/>
          </w:tcPr>
          <w:p w14:paraId="70ED169C" w14:textId="59A0B48F" w:rsidR="001508DB" w:rsidRDefault="001508DB" w:rsidP="00F62FBF"/>
        </w:tc>
        <w:tc>
          <w:tcPr>
            <w:tcW w:w="1068" w:type="dxa"/>
            <w:shd w:val="clear" w:color="auto" w:fill="ED7D31" w:themeFill="accent2"/>
          </w:tcPr>
          <w:p w14:paraId="52895DAD" w14:textId="77777777" w:rsidR="001508DB" w:rsidRDefault="001508DB" w:rsidP="00F62FBF">
            <w:pPr>
              <w:jc w:val="center"/>
            </w:pPr>
          </w:p>
          <w:p w14:paraId="7ADB8B30" w14:textId="77777777" w:rsidR="001508DB" w:rsidRDefault="001508DB" w:rsidP="00F62FBF">
            <w:pPr>
              <w:jc w:val="center"/>
            </w:pPr>
          </w:p>
          <w:p w14:paraId="5377AC5E" w14:textId="020F2CC5" w:rsidR="001508DB" w:rsidRDefault="00AE5596" w:rsidP="00F03DF5">
            <w:r>
              <w:t>R2</w:t>
            </w:r>
            <w:r w:rsidR="00675115">
              <w:t>, R5</w:t>
            </w:r>
            <w:r w:rsidR="002C278C">
              <w:t>, R6</w:t>
            </w:r>
          </w:p>
        </w:tc>
        <w:tc>
          <w:tcPr>
            <w:tcW w:w="1095" w:type="dxa"/>
            <w:tcBorders>
              <w:right w:val="single" w:sz="4" w:space="0" w:color="auto"/>
            </w:tcBorders>
            <w:shd w:val="clear" w:color="auto" w:fill="FF0000"/>
          </w:tcPr>
          <w:p w14:paraId="311C7CC6" w14:textId="77777777" w:rsidR="001508DB" w:rsidRDefault="001508DB" w:rsidP="00F62FBF">
            <w:pPr>
              <w:jc w:val="center"/>
            </w:pPr>
          </w:p>
          <w:p w14:paraId="2CEB7D9D" w14:textId="77777777" w:rsidR="001508DB" w:rsidRDefault="001508DB" w:rsidP="00F62FBF">
            <w:pPr>
              <w:jc w:val="center"/>
            </w:pPr>
          </w:p>
          <w:p w14:paraId="613EC706" w14:textId="235149C7" w:rsidR="001508DB" w:rsidRDefault="001508DB" w:rsidP="00F62FBF">
            <w:pPr>
              <w:jc w:val="center"/>
            </w:pPr>
          </w:p>
        </w:tc>
        <w:tc>
          <w:tcPr>
            <w:tcW w:w="864" w:type="dxa"/>
            <w:tcBorders>
              <w:top w:val="nil"/>
              <w:left w:val="single" w:sz="4" w:space="0" w:color="auto"/>
              <w:bottom w:val="nil"/>
              <w:right w:val="single" w:sz="4" w:space="0" w:color="auto"/>
            </w:tcBorders>
            <w:shd w:val="clear" w:color="auto" w:fill="FFFFFF" w:themeFill="background1"/>
          </w:tcPr>
          <w:p w14:paraId="38012541" w14:textId="77777777" w:rsidR="001508DB" w:rsidRDefault="001508DB" w:rsidP="00F62FBF">
            <w:pPr>
              <w:jc w:val="center"/>
            </w:pPr>
          </w:p>
        </w:tc>
        <w:tc>
          <w:tcPr>
            <w:tcW w:w="660" w:type="dxa"/>
            <w:vMerge/>
            <w:tcBorders>
              <w:left w:val="single" w:sz="4" w:space="0" w:color="auto"/>
            </w:tcBorders>
            <w:shd w:val="clear" w:color="auto" w:fill="FFFFFF" w:themeFill="background1"/>
          </w:tcPr>
          <w:p w14:paraId="0238CFF1" w14:textId="77777777" w:rsidR="001508DB" w:rsidRDefault="001508DB" w:rsidP="00F62FBF">
            <w:pPr>
              <w:jc w:val="both"/>
            </w:pPr>
          </w:p>
        </w:tc>
        <w:tc>
          <w:tcPr>
            <w:tcW w:w="941" w:type="dxa"/>
            <w:shd w:val="clear" w:color="auto" w:fill="FFFFFF" w:themeFill="background1"/>
          </w:tcPr>
          <w:p w14:paraId="2E89336B" w14:textId="4F1CFF08" w:rsidR="001508DB" w:rsidRDefault="001508DB" w:rsidP="00F62FBF">
            <w:r>
              <w:t>W3</w:t>
            </w:r>
          </w:p>
        </w:tc>
        <w:tc>
          <w:tcPr>
            <w:tcW w:w="1197" w:type="dxa"/>
            <w:shd w:val="clear" w:color="auto" w:fill="ED7D31" w:themeFill="accent2"/>
          </w:tcPr>
          <w:p w14:paraId="620CA4A6" w14:textId="0B0002A9" w:rsidR="001508DB" w:rsidRDefault="001508DB" w:rsidP="00F62FBF">
            <w:pPr>
              <w:jc w:val="center"/>
            </w:pPr>
            <w:r>
              <w:t xml:space="preserve">    </w:t>
            </w:r>
          </w:p>
        </w:tc>
        <w:tc>
          <w:tcPr>
            <w:tcW w:w="1128" w:type="dxa"/>
            <w:shd w:val="clear" w:color="auto" w:fill="ED7D31" w:themeFill="accent2"/>
          </w:tcPr>
          <w:p w14:paraId="57B1FA13" w14:textId="77777777" w:rsidR="001508DB" w:rsidRDefault="001508DB" w:rsidP="00F62FBF">
            <w:pPr>
              <w:jc w:val="center"/>
            </w:pPr>
          </w:p>
          <w:p w14:paraId="04840D09" w14:textId="0B44B6F0" w:rsidR="008D18F2" w:rsidRDefault="008D18F2" w:rsidP="00F62FBF">
            <w:pPr>
              <w:jc w:val="center"/>
            </w:pPr>
            <w:r>
              <w:t>R6</w:t>
            </w:r>
          </w:p>
        </w:tc>
        <w:tc>
          <w:tcPr>
            <w:tcW w:w="1092" w:type="dxa"/>
            <w:shd w:val="clear" w:color="auto" w:fill="ED7D31" w:themeFill="accent2"/>
          </w:tcPr>
          <w:p w14:paraId="1A72CA17" w14:textId="77777777" w:rsidR="001508DB" w:rsidRDefault="001508DB" w:rsidP="00F62FBF">
            <w:pPr>
              <w:jc w:val="center"/>
            </w:pPr>
          </w:p>
          <w:p w14:paraId="1054CD7F" w14:textId="1C4E760D" w:rsidR="001508DB" w:rsidRDefault="001508DB" w:rsidP="00F62FBF">
            <w:pPr>
              <w:jc w:val="center"/>
            </w:pPr>
          </w:p>
        </w:tc>
        <w:tc>
          <w:tcPr>
            <w:tcW w:w="880" w:type="dxa"/>
            <w:shd w:val="clear" w:color="auto" w:fill="FF0000"/>
          </w:tcPr>
          <w:p w14:paraId="4065B264" w14:textId="77777777" w:rsidR="001508DB" w:rsidRDefault="001508DB" w:rsidP="00F62FBF">
            <w:pPr>
              <w:jc w:val="center"/>
            </w:pPr>
          </w:p>
        </w:tc>
      </w:tr>
      <w:tr w:rsidR="001508DB" w14:paraId="13A38CFD" w14:textId="23F11C25" w:rsidTr="00A44CA7">
        <w:trPr>
          <w:trHeight w:val="984"/>
        </w:trPr>
        <w:tc>
          <w:tcPr>
            <w:tcW w:w="699" w:type="dxa"/>
            <w:vMerge/>
            <w:shd w:val="clear" w:color="auto" w:fill="FFFFFF" w:themeFill="background1"/>
          </w:tcPr>
          <w:p w14:paraId="306A4545" w14:textId="77777777" w:rsidR="001508DB" w:rsidRDefault="001508DB" w:rsidP="00F62FBF"/>
        </w:tc>
        <w:tc>
          <w:tcPr>
            <w:tcW w:w="705" w:type="dxa"/>
            <w:tcBorders>
              <w:bottom w:val="single" w:sz="4" w:space="0" w:color="auto"/>
            </w:tcBorders>
            <w:shd w:val="clear" w:color="auto" w:fill="FFFFFF" w:themeFill="background1"/>
          </w:tcPr>
          <w:p w14:paraId="66908DE0" w14:textId="0E9CE261" w:rsidR="001508DB" w:rsidRDefault="001508DB" w:rsidP="00F62FBF">
            <w:r>
              <w:t>W2</w:t>
            </w:r>
          </w:p>
        </w:tc>
        <w:tc>
          <w:tcPr>
            <w:tcW w:w="1259" w:type="dxa"/>
            <w:shd w:val="clear" w:color="auto" w:fill="FFFF00"/>
          </w:tcPr>
          <w:p w14:paraId="1EA4F901" w14:textId="5797687E" w:rsidR="001508DB" w:rsidRDefault="001508DB" w:rsidP="00F62FBF"/>
        </w:tc>
        <w:tc>
          <w:tcPr>
            <w:tcW w:w="1040" w:type="dxa"/>
            <w:shd w:val="clear" w:color="auto" w:fill="FFFF00"/>
          </w:tcPr>
          <w:p w14:paraId="77F0468C" w14:textId="2C51DE83" w:rsidR="001508DB" w:rsidRDefault="001508DB" w:rsidP="00F62FBF"/>
        </w:tc>
        <w:tc>
          <w:tcPr>
            <w:tcW w:w="1068" w:type="dxa"/>
            <w:shd w:val="clear" w:color="auto" w:fill="ED7D31" w:themeFill="accent2"/>
          </w:tcPr>
          <w:p w14:paraId="722C5B9C" w14:textId="77777777" w:rsidR="001508DB" w:rsidRDefault="001508DB" w:rsidP="00F62FBF"/>
          <w:p w14:paraId="22B103DA" w14:textId="77777777" w:rsidR="00F762D8" w:rsidRDefault="00F762D8" w:rsidP="00F62FBF"/>
          <w:p w14:paraId="57CF6AEF" w14:textId="1F6CFD59" w:rsidR="00F762D8" w:rsidRDefault="00F762D8" w:rsidP="00F62FBF">
            <w:r>
              <w:t>R4</w:t>
            </w:r>
            <w:r w:rsidR="00C92D6C">
              <w:t>, R7</w:t>
            </w:r>
          </w:p>
        </w:tc>
        <w:tc>
          <w:tcPr>
            <w:tcW w:w="1095" w:type="dxa"/>
            <w:tcBorders>
              <w:right w:val="single" w:sz="4" w:space="0" w:color="auto"/>
            </w:tcBorders>
            <w:shd w:val="clear" w:color="auto" w:fill="FF0000"/>
          </w:tcPr>
          <w:p w14:paraId="4B463940" w14:textId="77777777" w:rsidR="001508DB" w:rsidRDefault="001508DB" w:rsidP="00F62FBF">
            <w:pPr>
              <w:jc w:val="center"/>
            </w:pPr>
          </w:p>
          <w:p w14:paraId="600F31B4" w14:textId="77777777" w:rsidR="001508DB" w:rsidRDefault="001508DB" w:rsidP="00F62FBF">
            <w:pPr>
              <w:jc w:val="center"/>
            </w:pPr>
          </w:p>
          <w:p w14:paraId="41F29DFB" w14:textId="43EB64C6" w:rsidR="001508DB" w:rsidRDefault="00973B49" w:rsidP="00F62FBF">
            <w:pPr>
              <w:jc w:val="center"/>
            </w:pPr>
            <w:r>
              <w:t>R1</w:t>
            </w:r>
            <w:r w:rsidR="00B417E6">
              <w:t>, R3</w:t>
            </w:r>
          </w:p>
        </w:tc>
        <w:tc>
          <w:tcPr>
            <w:tcW w:w="864" w:type="dxa"/>
            <w:tcBorders>
              <w:top w:val="nil"/>
              <w:left w:val="single" w:sz="4" w:space="0" w:color="auto"/>
              <w:bottom w:val="nil"/>
              <w:right w:val="single" w:sz="4" w:space="0" w:color="auto"/>
            </w:tcBorders>
            <w:shd w:val="clear" w:color="auto" w:fill="FFFFFF" w:themeFill="background1"/>
          </w:tcPr>
          <w:p w14:paraId="15095EE7" w14:textId="77777777" w:rsidR="001508DB" w:rsidRDefault="001508DB" w:rsidP="00F62FBF">
            <w:pPr>
              <w:jc w:val="center"/>
            </w:pPr>
          </w:p>
        </w:tc>
        <w:tc>
          <w:tcPr>
            <w:tcW w:w="660" w:type="dxa"/>
            <w:vMerge/>
            <w:tcBorders>
              <w:left w:val="single" w:sz="4" w:space="0" w:color="auto"/>
            </w:tcBorders>
            <w:shd w:val="clear" w:color="auto" w:fill="FFFFFF" w:themeFill="background1"/>
          </w:tcPr>
          <w:p w14:paraId="583052AB" w14:textId="77777777" w:rsidR="001508DB" w:rsidRDefault="001508DB" w:rsidP="00F62FBF">
            <w:pPr>
              <w:jc w:val="both"/>
            </w:pPr>
          </w:p>
        </w:tc>
        <w:tc>
          <w:tcPr>
            <w:tcW w:w="941" w:type="dxa"/>
            <w:tcBorders>
              <w:bottom w:val="single" w:sz="4" w:space="0" w:color="auto"/>
            </w:tcBorders>
            <w:shd w:val="clear" w:color="auto" w:fill="FFFFFF" w:themeFill="background1"/>
          </w:tcPr>
          <w:p w14:paraId="589FE3D2" w14:textId="2670BF7B" w:rsidR="001508DB" w:rsidRDefault="001508DB" w:rsidP="00F62FBF">
            <w:r>
              <w:t>W2</w:t>
            </w:r>
          </w:p>
        </w:tc>
        <w:tc>
          <w:tcPr>
            <w:tcW w:w="1197" w:type="dxa"/>
            <w:shd w:val="clear" w:color="auto" w:fill="FFFF00"/>
          </w:tcPr>
          <w:p w14:paraId="71267353" w14:textId="77777777" w:rsidR="001508DB" w:rsidRDefault="001508DB" w:rsidP="00F62FBF">
            <w:pPr>
              <w:jc w:val="center"/>
            </w:pPr>
          </w:p>
          <w:p w14:paraId="3CBCC1AC" w14:textId="77777777" w:rsidR="001508DB" w:rsidRDefault="001508DB" w:rsidP="00F62FBF">
            <w:pPr>
              <w:jc w:val="center"/>
            </w:pPr>
          </w:p>
          <w:p w14:paraId="58291D62" w14:textId="2BE7023F" w:rsidR="001508DB" w:rsidRDefault="00973B49" w:rsidP="00F62FBF">
            <w:pPr>
              <w:jc w:val="center"/>
            </w:pPr>
            <w:r>
              <w:t>R</w:t>
            </w:r>
            <w:r w:rsidR="00AE5596">
              <w:t>1</w:t>
            </w:r>
          </w:p>
        </w:tc>
        <w:tc>
          <w:tcPr>
            <w:tcW w:w="1128" w:type="dxa"/>
            <w:shd w:val="clear" w:color="auto" w:fill="FFFF00"/>
          </w:tcPr>
          <w:p w14:paraId="1DB736DC" w14:textId="77777777" w:rsidR="001508DB" w:rsidRDefault="001508DB" w:rsidP="00A7242A"/>
          <w:p w14:paraId="492FE96B" w14:textId="4D50D91D" w:rsidR="001508DB" w:rsidRDefault="001508DB" w:rsidP="00A7242A">
            <w:r>
              <w:t>R2</w:t>
            </w:r>
            <w:r w:rsidR="00B417E6">
              <w:t>, R3</w:t>
            </w:r>
            <w:r w:rsidR="008A50E3">
              <w:t xml:space="preserve">, </w:t>
            </w:r>
            <w:r w:rsidR="00675115">
              <w:t>R4, R5</w:t>
            </w:r>
            <w:r w:rsidR="002C278C">
              <w:t xml:space="preserve">, </w:t>
            </w:r>
            <w:r w:rsidR="00A7242A">
              <w:t>R7</w:t>
            </w:r>
          </w:p>
        </w:tc>
        <w:tc>
          <w:tcPr>
            <w:tcW w:w="1092" w:type="dxa"/>
            <w:shd w:val="clear" w:color="auto" w:fill="ED7D31" w:themeFill="accent2"/>
          </w:tcPr>
          <w:p w14:paraId="6FA06F7D" w14:textId="77777777" w:rsidR="001508DB" w:rsidRDefault="001508DB" w:rsidP="00F62FBF">
            <w:pPr>
              <w:jc w:val="center"/>
            </w:pPr>
          </w:p>
          <w:p w14:paraId="0EABA496" w14:textId="77777777" w:rsidR="001508DB" w:rsidRDefault="001508DB" w:rsidP="00F62FBF">
            <w:pPr>
              <w:jc w:val="center"/>
            </w:pPr>
          </w:p>
          <w:p w14:paraId="4D7A5B50" w14:textId="78E1EF70" w:rsidR="001508DB" w:rsidRDefault="001508DB" w:rsidP="00F62FBF">
            <w:pPr>
              <w:jc w:val="center"/>
            </w:pPr>
          </w:p>
        </w:tc>
        <w:tc>
          <w:tcPr>
            <w:tcW w:w="880" w:type="dxa"/>
            <w:shd w:val="clear" w:color="auto" w:fill="FF0000"/>
          </w:tcPr>
          <w:p w14:paraId="73D174E1" w14:textId="77777777" w:rsidR="001508DB" w:rsidRDefault="001508DB" w:rsidP="00F62FBF">
            <w:pPr>
              <w:jc w:val="center"/>
            </w:pPr>
          </w:p>
        </w:tc>
      </w:tr>
      <w:tr w:rsidR="001508DB" w14:paraId="7A9629DE" w14:textId="77777777" w:rsidTr="00A44CA7">
        <w:trPr>
          <w:trHeight w:val="842"/>
        </w:trPr>
        <w:tc>
          <w:tcPr>
            <w:tcW w:w="699" w:type="dxa"/>
            <w:vMerge/>
            <w:tcBorders>
              <w:bottom w:val="single" w:sz="4" w:space="0" w:color="auto"/>
            </w:tcBorders>
            <w:shd w:val="clear" w:color="auto" w:fill="FFFFFF" w:themeFill="background1"/>
          </w:tcPr>
          <w:p w14:paraId="595BEEA6" w14:textId="77777777" w:rsidR="001508DB" w:rsidRDefault="001508DB" w:rsidP="00F62FBF"/>
        </w:tc>
        <w:tc>
          <w:tcPr>
            <w:tcW w:w="705" w:type="dxa"/>
            <w:tcBorders>
              <w:bottom w:val="single" w:sz="4" w:space="0" w:color="auto"/>
            </w:tcBorders>
            <w:shd w:val="clear" w:color="auto" w:fill="FFFFFF" w:themeFill="background1"/>
          </w:tcPr>
          <w:p w14:paraId="07772E6E" w14:textId="1E7351D4" w:rsidR="001508DB" w:rsidRDefault="001508DB" w:rsidP="00F62FBF">
            <w:r>
              <w:t>W1</w:t>
            </w:r>
          </w:p>
        </w:tc>
        <w:tc>
          <w:tcPr>
            <w:tcW w:w="1259" w:type="dxa"/>
            <w:tcBorders>
              <w:bottom w:val="single" w:sz="4" w:space="0" w:color="auto"/>
            </w:tcBorders>
            <w:shd w:val="clear" w:color="auto" w:fill="92D050"/>
          </w:tcPr>
          <w:p w14:paraId="70E293C5" w14:textId="58106172" w:rsidR="001508DB" w:rsidRDefault="001508DB" w:rsidP="00F62FBF"/>
        </w:tc>
        <w:tc>
          <w:tcPr>
            <w:tcW w:w="1040" w:type="dxa"/>
            <w:shd w:val="clear" w:color="auto" w:fill="FFFF00"/>
          </w:tcPr>
          <w:p w14:paraId="36DF449A" w14:textId="7CF61808" w:rsidR="001508DB" w:rsidRDefault="001508DB" w:rsidP="00F62FBF"/>
        </w:tc>
        <w:tc>
          <w:tcPr>
            <w:tcW w:w="1068" w:type="dxa"/>
            <w:shd w:val="clear" w:color="auto" w:fill="ED7D31" w:themeFill="accent2"/>
          </w:tcPr>
          <w:p w14:paraId="2E5789CF" w14:textId="77777777" w:rsidR="001508DB" w:rsidRDefault="001508DB" w:rsidP="00F62FBF"/>
        </w:tc>
        <w:tc>
          <w:tcPr>
            <w:tcW w:w="1095" w:type="dxa"/>
            <w:tcBorders>
              <w:bottom w:val="single" w:sz="4" w:space="0" w:color="auto"/>
              <w:right w:val="single" w:sz="4" w:space="0" w:color="auto"/>
            </w:tcBorders>
            <w:shd w:val="clear" w:color="auto" w:fill="FF0000"/>
          </w:tcPr>
          <w:p w14:paraId="6F4E9713" w14:textId="77777777" w:rsidR="001508DB" w:rsidRPr="0019247A" w:rsidRDefault="001508DB" w:rsidP="00F62FBF"/>
        </w:tc>
        <w:tc>
          <w:tcPr>
            <w:tcW w:w="864" w:type="dxa"/>
            <w:tcBorders>
              <w:top w:val="nil"/>
              <w:left w:val="single" w:sz="4" w:space="0" w:color="auto"/>
              <w:bottom w:val="nil"/>
              <w:right w:val="single" w:sz="4" w:space="0" w:color="auto"/>
            </w:tcBorders>
            <w:shd w:val="clear" w:color="auto" w:fill="FFFFFF" w:themeFill="background1"/>
          </w:tcPr>
          <w:p w14:paraId="47093FD6" w14:textId="77777777" w:rsidR="001508DB" w:rsidRPr="0019247A" w:rsidRDefault="001508DB" w:rsidP="00F62FBF"/>
        </w:tc>
        <w:tc>
          <w:tcPr>
            <w:tcW w:w="660" w:type="dxa"/>
            <w:vMerge/>
            <w:tcBorders>
              <w:left w:val="single" w:sz="4" w:space="0" w:color="auto"/>
              <w:bottom w:val="single" w:sz="4" w:space="0" w:color="auto"/>
            </w:tcBorders>
            <w:shd w:val="clear" w:color="auto" w:fill="FFFFFF" w:themeFill="background1"/>
          </w:tcPr>
          <w:p w14:paraId="35C2AF42" w14:textId="77777777" w:rsidR="001508DB" w:rsidRPr="0019247A" w:rsidRDefault="001508DB" w:rsidP="00F62FBF">
            <w:pPr>
              <w:jc w:val="both"/>
            </w:pPr>
          </w:p>
        </w:tc>
        <w:tc>
          <w:tcPr>
            <w:tcW w:w="941" w:type="dxa"/>
            <w:tcBorders>
              <w:bottom w:val="single" w:sz="4" w:space="0" w:color="auto"/>
            </w:tcBorders>
            <w:shd w:val="clear" w:color="auto" w:fill="FFFFFF" w:themeFill="background1"/>
          </w:tcPr>
          <w:p w14:paraId="35069BAE" w14:textId="4E6EA8E6" w:rsidR="001508DB" w:rsidRPr="0019247A" w:rsidRDefault="001508DB" w:rsidP="00F62FBF">
            <w:r>
              <w:t>W1</w:t>
            </w:r>
          </w:p>
        </w:tc>
        <w:tc>
          <w:tcPr>
            <w:tcW w:w="1197" w:type="dxa"/>
            <w:tcBorders>
              <w:bottom w:val="single" w:sz="4" w:space="0" w:color="auto"/>
            </w:tcBorders>
            <w:shd w:val="clear" w:color="auto" w:fill="92D050"/>
          </w:tcPr>
          <w:p w14:paraId="598F2BB7" w14:textId="77777777" w:rsidR="001508DB" w:rsidRPr="0019247A" w:rsidRDefault="001508DB" w:rsidP="00F62FBF"/>
        </w:tc>
        <w:tc>
          <w:tcPr>
            <w:tcW w:w="1128" w:type="dxa"/>
            <w:shd w:val="clear" w:color="auto" w:fill="FFFF00"/>
          </w:tcPr>
          <w:p w14:paraId="648CEC96" w14:textId="77777777" w:rsidR="001508DB" w:rsidRDefault="001508DB" w:rsidP="00F62FBF"/>
        </w:tc>
        <w:tc>
          <w:tcPr>
            <w:tcW w:w="1092" w:type="dxa"/>
            <w:shd w:val="clear" w:color="auto" w:fill="ED7D31" w:themeFill="accent2"/>
          </w:tcPr>
          <w:p w14:paraId="0D5D1FEB" w14:textId="77777777" w:rsidR="001508DB" w:rsidRPr="0019247A" w:rsidRDefault="001508DB" w:rsidP="00F62FBF"/>
        </w:tc>
        <w:tc>
          <w:tcPr>
            <w:tcW w:w="880" w:type="dxa"/>
            <w:shd w:val="clear" w:color="auto" w:fill="FF0000"/>
          </w:tcPr>
          <w:p w14:paraId="489E43A7" w14:textId="77777777" w:rsidR="001508DB" w:rsidRPr="0019247A" w:rsidRDefault="001508DB" w:rsidP="00F62FBF">
            <w:pPr>
              <w:keepNext/>
            </w:pPr>
          </w:p>
        </w:tc>
      </w:tr>
      <w:tr w:rsidR="004220FB" w14:paraId="4990AD24" w14:textId="77777777" w:rsidTr="00F62FBF">
        <w:trPr>
          <w:trHeight w:val="556"/>
        </w:trPr>
        <w:tc>
          <w:tcPr>
            <w:tcW w:w="1404" w:type="dxa"/>
            <w:gridSpan w:val="2"/>
            <w:vMerge w:val="restart"/>
            <w:tcBorders>
              <w:top w:val="nil"/>
              <w:left w:val="nil"/>
              <w:bottom w:val="nil"/>
              <w:right w:val="single" w:sz="4" w:space="0" w:color="auto"/>
            </w:tcBorders>
            <w:shd w:val="clear" w:color="auto" w:fill="FFFFFF" w:themeFill="background1"/>
          </w:tcPr>
          <w:p w14:paraId="12FC196D" w14:textId="77777777" w:rsidR="004220FB" w:rsidRDefault="004220FB" w:rsidP="00F62FBF"/>
        </w:tc>
        <w:tc>
          <w:tcPr>
            <w:tcW w:w="1259" w:type="dxa"/>
            <w:tcBorders>
              <w:left w:val="single" w:sz="4" w:space="0" w:color="auto"/>
            </w:tcBorders>
            <w:shd w:val="clear" w:color="auto" w:fill="FFFFFF" w:themeFill="background1"/>
          </w:tcPr>
          <w:p w14:paraId="6C681C7F" w14:textId="3DB728C9" w:rsidR="004220FB" w:rsidRDefault="004220FB" w:rsidP="00F62FBF">
            <w:r>
              <w:t>S1</w:t>
            </w:r>
          </w:p>
        </w:tc>
        <w:tc>
          <w:tcPr>
            <w:tcW w:w="1040" w:type="dxa"/>
            <w:shd w:val="clear" w:color="auto" w:fill="FFFFFF" w:themeFill="background1"/>
          </w:tcPr>
          <w:p w14:paraId="711A334A" w14:textId="5CF68BDD" w:rsidR="004220FB" w:rsidRDefault="004220FB" w:rsidP="00F62FBF">
            <w:r>
              <w:t>S2</w:t>
            </w:r>
          </w:p>
        </w:tc>
        <w:tc>
          <w:tcPr>
            <w:tcW w:w="1068" w:type="dxa"/>
            <w:shd w:val="clear" w:color="auto" w:fill="FFFFFF" w:themeFill="background1"/>
          </w:tcPr>
          <w:p w14:paraId="152E812A" w14:textId="07649A2B" w:rsidR="004220FB" w:rsidRDefault="004220FB" w:rsidP="00F62FBF">
            <w:r>
              <w:t>S3</w:t>
            </w:r>
          </w:p>
        </w:tc>
        <w:tc>
          <w:tcPr>
            <w:tcW w:w="1095" w:type="dxa"/>
            <w:tcBorders>
              <w:right w:val="single" w:sz="4" w:space="0" w:color="auto"/>
            </w:tcBorders>
            <w:shd w:val="clear" w:color="auto" w:fill="FFFFFF" w:themeFill="background1"/>
          </w:tcPr>
          <w:p w14:paraId="341DF5A9" w14:textId="77777777" w:rsidR="004220FB" w:rsidRPr="0019247A" w:rsidRDefault="004220FB" w:rsidP="00F62FBF"/>
        </w:tc>
        <w:tc>
          <w:tcPr>
            <w:tcW w:w="864" w:type="dxa"/>
            <w:tcBorders>
              <w:top w:val="nil"/>
              <w:left w:val="single" w:sz="4" w:space="0" w:color="auto"/>
              <w:bottom w:val="nil"/>
              <w:right w:val="nil"/>
            </w:tcBorders>
            <w:shd w:val="clear" w:color="auto" w:fill="FFFFFF" w:themeFill="background1"/>
          </w:tcPr>
          <w:p w14:paraId="1FC45B7B" w14:textId="77777777" w:rsidR="004220FB" w:rsidRPr="0019247A" w:rsidRDefault="004220FB" w:rsidP="00F62FBF"/>
        </w:tc>
        <w:tc>
          <w:tcPr>
            <w:tcW w:w="1601" w:type="dxa"/>
            <w:gridSpan w:val="2"/>
            <w:vMerge w:val="restart"/>
            <w:tcBorders>
              <w:top w:val="nil"/>
              <w:left w:val="nil"/>
              <w:bottom w:val="nil"/>
              <w:right w:val="single" w:sz="4" w:space="0" w:color="auto"/>
            </w:tcBorders>
            <w:shd w:val="clear" w:color="auto" w:fill="FFFFFF" w:themeFill="background1"/>
          </w:tcPr>
          <w:p w14:paraId="7C662038" w14:textId="381F84A1" w:rsidR="004220FB" w:rsidRPr="0019247A" w:rsidRDefault="004220FB" w:rsidP="00F62FBF"/>
        </w:tc>
        <w:tc>
          <w:tcPr>
            <w:tcW w:w="1197" w:type="dxa"/>
            <w:tcBorders>
              <w:left w:val="single" w:sz="4" w:space="0" w:color="auto"/>
              <w:bottom w:val="single" w:sz="4" w:space="0" w:color="auto"/>
            </w:tcBorders>
            <w:shd w:val="clear" w:color="auto" w:fill="FFFFFF" w:themeFill="background1"/>
          </w:tcPr>
          <w:p w14:paraId="74EEFDA6" w14:textId="0CB4A324" w:rsidR="004220FB" w:rsidRPr="0019247A" w:rsidRDefault="004220FB" w:rsidP="00F62FBF">
            <w:r>
              <w:t>S1</w:t>
            </w:r>
          </w:p>
        </w:tc>
        <w:tc>
          <w:tcPr>
            <w:tcW w:w="1128" w:type="dxa"/>
            <w:tcBorders>
              <w:bottom w:val="single" w:sz="4" w:space="0" w:color="auto"/>
            </w:tcBorders>
            <w:shd w:val="clear" w:color="auto" w:fill="FFFFFF" w:themeFill="background1"/>
          </w:tcPr>
          <w:p w14:paraId="0F85CC82" w14:textId="1355ED6D" w:rsidR="004220FB" w:rsidRDefault="004220FB" w:rsidP="00F62FBF">
            <w:r>
              <w:t>S2</w:t>
            </w:r>
          </w:p>
        </w:tc>
        <w:tc>
          <w:tcPr>
            <w:tcW w:w="1092" w:type="dxa"/>
            <w:tcBorders>
              <w:bottom w:val="single" w:sz="4" w:space="0" w:color="auto"/>
            </w:tcBorders>
            <w:shd w:val="clear" w:color="auto" w:fill="FFFFFF" w:themeFill="background1"/>
          </w:tcPr>
          <w:p w14:paraId="1B034CCE" w14:textId="351FE78D" w:rsidR="004220FB" w:rsidRPr="0019247A" w:rsidRDefault="004220FB" w:rsidP="00F62FBF">
            <w:r>
              <w:t>S3</w:t>
            </w:r>
          </w:p>
        </w:tc>
        <w:tc>
          <w:tcPr>
            <w:tcW w:w="880" w:type="dxa"/>
            <w:tcBorders>
              <w:bottom w:val="single" w:sz="4" w:space="0" w:color="auto"/>
            </w:tcBorders>
            <w:shd w:val="clear" w:color="auto" w:fill="FFFFFF" w:themeFill="background1"/>
          </w:tcPr>
          <w:p w14:paraId="68A62970" w14:textId="77B8BAA3" w:rsidR="004220FB" w:rsidRPr="0019247A" w:rsidRDefault="004220FB" w:rsidP="00F62FBF">
            <w:pPr>
              <w:keepNext/>
            </w:pPr>
            <w:r>
              <w:t>S4</w:t>
            </w:r>
          </w:p>
        </w:tc>
      </w:tr>
      <w:tr w:rsidR="004220FB" w14:paraId="30A72FF6" w14:textId="77777777" w:rsidTr="00A9668D">
        <w:trPr>
          <w:trHeight w:val="444"/>
        </w:trPr>
        <w:tc>
          <w:tcPr>
            <w:tcW w:w="1404" w:type="dxa"/>
            <w:gridSpan w:val="2"/>
            <w:vMerge/>
            <w:tcBorders>
              <w:top w:val="nil"/>
              <w:left w:val="nil"/>
              <w:bottom w:val="nil"/>
              <w:right w:val="single" w:sz="4" w:space="0" w:color="auto"/>
            </w:tcBorders>
            <w:shd w:val="clear" w:color="auto" w:fill="FFFFFF" w:themeFill="background1"/>
          </w:tcPr>
          <w:p w14:paraId="71C9DEC0" w14:textId="77777777" w:rsidR="004220FB" w:rsidRDefault="004220FB" w:rsidP="00F62FBF"/>
        </w:tc>
        <w:tc>
          <w:tcPr>
            <w:tcW w:w="4462" w:type="dxa"/>
            <w:gridSpan w:val="4"/>
            <w:tcBorders>
              <w:left w:val="single" w:sz="4" w:space="0" w:color="auto"/>
              <w:right w:val="single" w:sz="4" w:space="0" w:color="auto"/>
            </w:tcBorders>
            <w:shd w:val="clear" w:color="auto" w:fill="FFFFFF" w:themeFill="background1"/>
          </w:tcPr>
          <w:p w14:paraId="249CC5AF" w14:textId="23062F87" w:rsidR="004220FB" w:rsidRPr="001231E1" w:rsidRDefault="004220FB" w:rsidP="00F62FBF">
            <w:pPr>
              <w:rPr>
                <w:b/>
                <w:bCs/>
                <w:sz w:val="28"/>
                <w:szCs w:val="28"/>
              </w:rPr>
            </w:pPr>
            <w:r>
              <w:rPr>
                <w:b/>
                <w:bCs/>
                <w:sz w:val="28"/>
                <w:szCs w:val="28"/>
              </w:rPr>
              <w:t>Schadensausmass</w:t>
            </w:r>
          </w:p>
        </w:tc>
        <w:tc>
          <w:tcPr>
            <w:tcW w:w="864" w:type="dxa"/>
            <w:tcBorders>
              <w:top w:val="nil"/>
              <w:left w:val="single" w:sz="4" w:space="0" w:color="auto"/>
              <w:bottom w:val="nil"/>
              <w:right w:val="nil"/>
            </w:tcBorders>
            <w:shd w:val="clear" w:color="auto" w:fill="FFFFFF" w:themeFill="background1"/>
          </w:tcPr>
          <w:p w14:paraId="58A65D16" w14:textId="77777777" w:rsidR="004220FB" w:rsidRPr="0019247A" w:rsidRDefault="004220FB" w:rsidP="00F62FBF"/>
        </w:tc>
        <w:tc>
          <w:tcPr>
            <w:tcW w:w="1601" w:type="dxa"/>
            <w:gridSpan w:val="2"/>
            <w:vMerge/>
            <w:tcBorders>
              <w:top w:val="nil"/>
              <w:left w:val="nil"/>
              <w:bottom w:val="nil"/>
              <w:right w:val="single" w:sz="4" w:space="0" w:color="auto"/>
            </w:tcBorders>
            <w:shd w:val="clear" w:color="auto" w:fill="FFFFFF" w:themeFill="background1"/>
          </w:tcPr>
          <w:p w14:paraId="2D5882EC" w14:textId="565E2067" w:rsidR="004220FB" w:rsidRPr="0019247A" w:rsidRDefault="004220FB" w:rsidP="00F62FBF"/>
        </w:tc>
        <w:tc>
          <w:tcPr>
            <w:tcW w:w="4297" w:type="dxa"/>
            <w:gridSpan w:val="4"/>
            <w:tcBorders>
              <w:left w:val="single" w:sz="4" w:space="0" w:color="auto"/>
            </w:tcBorders>
            <w:shd w:val="clear" w:color="auto" w:fill="FFFFFF" w:themeFill="background1"/>
          </w:tcPr>
          <w:p w14:paraId="6F41214B" w14:textId="6A3E8C7D" w:rsidR="004220FB" w:rsidRPr="0019247A" w:rsidRDefault="004220FB" w:rsidP="00F112B2">
            <w:pPr>
              <w:keepNext/>
            </w:pPr>
            <w:r>
              <w:rPr>
                <w:b/>
                <w:bCs/>
                <w:sz w:val="28"/>
                <w:szCs w:val="28"/>
              </w:rPr>
              <w:t>Schadensausmass</w:t>
            </w:r>
          </w:p>
        </w:tc>
      </w:tr>
    </w:tbl>
    <w:p w14:paraId="5581DD32" w14:textId="2C32DBE7" w:rsidR="00F112B2" w:rsidRDefault="00F112B2" w:rsidP="00F112B2">
      <w:pPr>
        <w:pStyle w:val="Beschriftung"/>
        <w:framePr w:hSpace="141" w:wrap="around" w:vAnchor="page" w:hAnchor="page" w:x="3357" w:y="9052"/>
      </w:pPr>
      <w:bookmarkStart w:id="122" w:name="_Toc88468796"/>
      <w:r>
        <w:t xml:space="preserve">Tabelle </w:t>
      </w:r>
      <w:r w:rsidR="0034038F">
        <w:fldChar w:fldCharType="begin"/>
      </w:r>
      <w:r w:rsidR="0034038F">
        <w:instrText xml:space="preserve"> SEQ Tabelle \* ARABIC </w:instrText>
      </w:r>
      <w:r w:rsidR="0034038F">
        <w:fldChar w:fldCharType="separate"/>
      </w:r>
      <w:r w:rsidR="00E2796F">
        <w:rPr>
          <w:noProof/>
        </w:rPr>
        <w:t>7</w:t>
      </w:r>
      <w:r w:rsidR="0034038F">
        <w:rPr>
          <w:noProof/>
        </w:rPr>
        <w:fldChar w:fldCharType="end"/>
      </w:r>
      <w:r>
        <w:t xml:space="preserve">: </w:t>
      </w:r>
      <w:r w:rsidR="008E5072">
        <w:t>Risikomatrix</w:t>
      </w:r>
      <w:bookmarkEnd w:id="122"/>
    </w:p>
    <w:p w14:paraId="4CEA78BD" w14:textId="46C3CDB2" w:rsidR="00EC0740" w:rsidRDefault="00B9036C" w:rsidP="00EC0740">
      <w:pPr>
        <w:pStyle w:val="berschrift2"/>
      </w:pPr>
      <w:bookmarkStart w:id="123" w:name="_Toc88727837"/>
      <w:r>
        <w:t>Risikomatrix</w:t>
      </w:r>
      <w:bookmarkEnd w:id="123"/>
    </w:p>
    <w:p w14:paraId="4C956D4C" w14:textId="396B2FE1" w:rsidR="005E5036" w:rsidRPr="00EC0740" w:rsidRDefault="005E5036" w:rsidP="00EC0740">
      <w:pPr>
        <w:sectPr w:rsidR="005E5036" w:rsidRPr="00EC0740" w:rsidSect="00627B2F">
          <w:pgSz w:w="16838" w:h="11906" w:orient="landscape"/>
          <w:pgMar w:top="1418" w:right="1418" w:bottom="1418" w:left="1134" w:header="709" w:footer="709" w:gutter="0"/>
          <w:lnNumType w:countBy="1" w:restart="newSection"/>
          <w:cols w:space="708"/>
          <w:titlePg/>
          <w:docGrid w:linePitch="360"/>
        </w:sectPr>
      </w:pPr>
    </w:p>
    <w:p w14:paraId="223C3240" w14:textId="42946194" w:rsidR="00242ACB" w:rsidRDefault="001C5DCA" w:rsidP="001C5DCA">
      <w:pPr>
        <w:pStyle w:val="berschrift1"/>
        <w:tabs>
          <w:tab w:val="left" w:pos="0"/>
        </w:tabs>
        <w:ind w:hanging="502"/>
      </w:pPr>
      <w:bookmarkStart w:id="124" w:name="_Toc88727838"/>
      <w:r>
        <w:rPr>
          <w:noProof/>
        </w:rPr>
        <w:lastRenderedPageBreak/>
        <w:drawing>
          <wp:anchor distT="0" distB="0" distL="114300" distR="114300" simplePos="0" relativeHeight="251739136" behindDoc="0" locked="0" layoutInCell="1" allowOverlap="1" wp14:anchorId="0527D1E7" wp14:editId="64043B3F">
            <wp:simplePos x="0" y="0"/>
            <wp:positionH relativeFrom="column">
              <wp:posOffset>5391422</wp:posOffset>
            </wp:positionH>
            <wp:positionV relativeFrom="paragraph">
              <wp:posOffset>235404</wp:posOffset>
            </wp:positionV>
            <wp:extent cx="2858621" cy="1435633"/>
            <wp:effectExtent l="19050" t="19050" r="18415" b="12700"/>
            <wp:wrapNone/>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58621" cy="14356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42ACB">
        <w:t>Zeitplan</w:t>
      </w:r>
      <w:bookmarkEnd w:id="124"/>
    </w:p>
    <w:bookmarkStart w:id="125" w:name="_MON_1698759092"/>
    <w:bookmarkEnd w:id="125"/>
    <w:p w14:paraId="17136BFA" w14:textId="35E16067" w:rsidR="005A4F3C" w:rsidRPr="005A4F3C" w:rsidRDefault="0021754A" w:rsidP="00242ACB">
      <w:pPr>
        <w:sectPr w:rsidR="005A4F3C" w:rsidRPr="005A4F3C" w:rsidSect="00727AB0">
          <w:pgSz w:w="16838" w:h="11906" w:orient="landscape"/>
          <w:pgMar w:top="0" w:right="1418" w:bottom="0" w:left="142" w:header="709" w:footer="709" w:gutter="0"/>
          <w:lnNumType w:countBy="1" w:restart="newSection"/>
          <w:cols w:space="708"/>
          <w:titlePg/>
          <w:docGrid w:linePitch="360"/>
        </w:sectPr>
      </w:pPr>
      <w:r w:rsidRPr="00076412">
        <w:object w:dxaOrig="23549" w:dyaOrig="12992" w14:anchorId="1C8D5B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0.8pt;height:541.75pt" o:ole="">
            <v:imagedata r:id="rId33" o:title=""/>
          </v:shape>
          <o:OLEObject Type="Embed" ProgID="Excel.Sheet.12" ShapeID="_x0000_i1025" DrawAspect="Content" ObjectID="_1699387477" r:id="rId34"/>
        </w:object>
      </w:r>
    </w:p>
    <w:p w14:paraId="3D4FD743" w14:textId="68D1F231" w:rsidR="003F358E" w:rsidRPr="00D851BF" w:rsidRDefault="001C5DCA" w:rsidP="00D851BF">
      <w:pPr>
        <w:pStyle w:val="berschrift1"/>
      </w:pPr>
      <w:bookmarkStart w:id="126" w:name="_Toc88727839"/>
      <w:r w:rsidRPr="00D851BF">
        <w:lastRenderedPageBreak/>
        <w:t>Arbeitsjournale</w:t>
      </w:r>
      <w:bookmarkEnd w:id="126"/>
    </w:p>
    <w:p w14:paraId="3A840495" w14:textId="0BF88759" w:rsidR="002B20B3" w:rsidRDefault="00732C3C" w:rsidP="002B20B3">
      <w:pPr>
        <w:pStyle w:val="berschrift2"/>
      </w:pPr>
      <w:bookmarkStart w:id="127" w:name="_Toc88727840"/>
      <w:r>
        <w:t>Montag</w:t>
      </w:r>
      <w:r w:rsidR="002B20B3">
        <w:t xml:space="preserve">, </w:t>
      </w:r>
      <w:r>
        <w:t>1</w:t>
      </w:r>
      <w:r w:rsidR="00AA6388">
        <w:t>5</w:t>
      </w:r>
      <w:r w:rsidR="002B20B3">
        <w:t xml:space="preserve">. </w:t>
      </w:r>
      <w:r w:rsidR="00EB3AB0">
        <w:t>November</w:t>
      </w:r>
      <w:r w:rsidR="002B20B3">
        <w:t xml:space="preserve"> 2021</w:t>
      </w:r>
      <w:bookmarkEnd w:id="127"/>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3B6F22" w14:paraId="162F3C9F" w14:textId="77777777" w:rsidTr="003B6F22">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0F676C68" w14:textId="616C8217" w:rsidR="002B20B3" w:rsidRDefault="002B20B3">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0DB69392" w14:textId="77777777" w:rsidR="002B20B3" w:rsidRDefault="002B20B3">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0480DF3" w14:textId="4B08E3CC" w:rsidR="006640E9" w:rsidRPr="006640E9" w:rsidRDefault="002B20B3">
            <w:pPr>
              <w:jc w:val="center"/>
              <w:rPr>
                <w:rFonts w:cs="Arial"/>
                <w:color w:val="FFFFFF" w:themeColor="background1"/>
              </w:rPr>
            </w:pPr>
            <w:r>
              <w:rPr>
                <w:rFonts w:cs="Arial"/>
                <w:color w:val="FFFFFF" w:themeColor="background1"/>
              </w:rPr>
              <w:t>Aufwand geplant</w:t>
            </w:r>
            <w:r w:rsidR="006640E9">
              <w:rPr>
                <w:rFonts w:cs="Arial"/>
                <w:color w:val="FFFFFF" w:themeColor="background1"/>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74BE8CF" w14:textId="646D6941" w:rsidR="002B20B3" w:rsidRDefault="002B20B3">
            <w:pPr>
              <w:jc w:val="center"/>
              <w:rPr>
                <w:rFonts w:cs="Arial"/>
                <w:color w:val="FFFFFF"/>
              </w:rPr>
            </w:pPr>
            <w:r>
              <w:rPr>
                <w:rFonts w:cs="Arial"/>
                <w:color w:val="FFFFFF" w:themeColor="background1"/>
              </w:rPr>
              <w:t>Aufwand effektiv</w:t>
            </w:r>
            <w:r w:rsidR="006640E9">
              <w:rPr>
                <w:rFonts w:cs="Arial"/>
                <w:color w:val="FFFFFF" w:themeColor="background1"/>
              </w:rPr>
              <w:br/>
            </w:r>
          </w:p>
        </w:tc>
      </w:tr>
      <w:tr w:rsidR="002B20B3" w14:paraId="0D85B665" w14:textId="77777777" w:rsidTr="004919C6">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01486C17" w14:textId="4145B7C1" w:rsidR="002B20B3" w:rsidRDefault="00EB3AB0">
            <w:pPr>
              <w:rPr>
                <w:rFonts w:cs="Arial"/>
                <w:b/>
              </w:rPr>
            </w:pPr>
            <w:r>
              <w:rPr>
                <w:rFonts w:cs="Arial"/>
                <w:b/>
              </w:rPr>
              <w:t>Zeitplan erstellen</w:t>
            </w:r>
          </w:p>
          <w:p w14:paraId="2D35570F" w14:textId="542AFB40" w:rsidR="006640E9" w:rsidRDefault="006D1E38" w:rsidP="00863AE9">
            <w:pPr>
              <w:jc w:val="both"/>
            </w:pPr>
            <w:r>
              <w:t>Als erstes habe ich den Zeitplan erstellt</w:t>
            </w:r>
            <w:r w:rsidR="006640E9">
              <w:t>.</w:t>
            </w:r>
            <w:r>
              <w:t xml:space="preserve"> Er hilft mir</w:t>
            </w:r>
            <w:ins w:id="128" w:author="Therese" w:date="2021-11-25T14:21:00Z">
              <w:r w:rsidR="008E6BF7">
                <w:t>,</w:t>
              </w:r>
            </w:ins>
            <w:r>
              <w:t xml:space="preserve"> einen </w:t>
            </w:r>
            <w:r w:rsidR="00AD75A2">
              <w:t>Überblick über das Projekt zu halten und dient mi</w:t>
            </w:r>
            <w:r w:rsidR="00F879DC">
              <w:t>r</w:t>
            </w:r>
            <w:r w:rsidR="00AD75A2">
              <w:t xml:space="preserve"> als </w:t>
            </w:r>
            <w:r w:rsidR="004F7B34">
              <w:t>Leitfaden</w:t>
            </w:r>
            <w:r w:rsidR="00AD75A2">
              <w:t>.</w:t>
            </w:r>
          </w:p>
        </w:tc>
        <w:tc>
          <w:tcPr>
            <w:tcW w:w="1666" w:type="dxa"/>
            <w:tcBorders>
              <w:top w:val="single" w:sz="4" w:space="0" w:color="auto"/>
              <w:left w:val="single" w:sz="4" w:space="0" w:color="auto"/>
              <w:bottom w:val="single" w:sz="4" w:space="0" w:color="auto"/>
              <w:right w:val="single" w:sz="4" w:space="0" w:color="auto"/>
            </w:tcBorders>
          </w:tcPr>
          <w:p w14:paraId="7259B63C" w14:textId="1E06CADF" w:rsidR="002B20B3" w:rsidRDefault="006640E9">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76B10930" w14:textId="3F78910F" w:rsidR="002B20B3" w:rsidRDefault="00EB3AB0" w:rsidP="006640E9">
            <w:pPr>
              <w:jc w:val="center"/>
              <w:rPr>
                <w:rFonts w:cs="Arial"/>
              </w:rPr>
            </w:pPr>
            <w:r>
              <w:rPr>
                <w:rFonts w:cs="Arial"/>
              </w:rPr>
              <w:t>2</w:t>
            </w:r>
          </w:p>
        </w:tc>
        <w:tc>
          <w:tcPr>
            <w:tcW w:w="1276" w:type="dxa"/>
            <w:tcBorders>
              <w:top w:val="single" w:sz="4" w:space="0" w:color="auto"/>
              <w:left w:val="single" w:sz="4" w:space="0" w:color="auto"/>
              <w:bottom w:val="single" w:sz="4" w:space="0" w:color="auto"/>
              <w:right w:val="single" w:sz="4" w:space="0" w:color="auto"/>
            </w:tcBorders>
          </w:tcPr>
          <w:p w14:paraId="00BA7E23" w14:textId="42D198D7" w:rsidR="006640E9" w:rsidRDefault="00EB3AB0" w:rsidP="006640E9">
            <w:pPr>
              <w:jc w:val="center"/>
              <w:rPr>
                <w:rFonts w:cs="Arial"/>
              </w:rPr>
            </w:pPr>
            <w:r>
              <w:rPr>
                <w:rFonts w:cs="Arial"/>
              </w:rPr>
              <w:t>2</w:t>
            </w:r>
          </w:p>
        </w:tc>
      </w:tr>
      <w:tr w:rsidR="002B20B3" w14:paraId="5F887CAF"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F05F402" w14:textId="05B15631" w:rsidR="006640E9" w:rsidRDefault="00F55F0D" w:rsidP="006640E9">
            <w:pPr>
              <w:rPr>
                <w:rFonts w:cs="Arial"/>
                <w:b/>
              </w:rPr>
            </w:pPr>
            <w:r>
              <w:rPr>
                <w:rFonts w:cs="Arial"/>
                <w:b/>
              </w:rPr>
              <w:t xml:space="preserve">Ausgangsituation </w:t>
            </w:r>
            <w:r w:rsidR="00141141">
              <w:rPr>
                <w:rFonts w:cs="Arial"/>
                <w:b/>
              </w:rPr>
              <w:t>v</w:t>
            </w:r>
            <w:r>
              <w:rPr>
                <w:rFonts w:cs="Arial"/>
                <w:b/>
              </w:rPr>
              <w:t>erfassen</w:t>
            </w:r>
          </w:p>
          <w:p w14:paraId="5DB30493" w14:textId="53C340AC" w:rsidR="006640E9" w:rsidRPr="006640E9" w:rsidRDefault="004F7B34" w:rsidP="006640E9">
            <w:r>
              <w:t>Die Ausganssituation habe ich</w:t>
            </w:r>
            <w:r w:rsidR="00AE0186">
              <w:t xml:space="preserve"> </w:t>
            </w:r>
            <w:r>
              <w:t>aus der Aufgabenstellung übernehmen können</w:t>
            </w:r>
            <w:r w:rsidR="00925E2F">
              <w:t>.</w:t>
            </w:r>
          </w:p>
        </w:tc>
        <w:tc>
          <w:tcPr>
            <w:tcW w:w="1666" w:type="dxa"/>
            <w:tcBorders>
              <w:top w:val="single" w:sz="4" w:space="0" w:color="auto"/>
              <w:left w:val="single" w:sz="4" w:space="0" w:color="auto"/>
              <w:bottom w:val="single" w:sz="4" w:space="0" w:color="auto"/>
              <w:right w:val="single" w:sz="4" w:space="0" w:color="auto"/>
            </w:tcBorders>
          </w:tcPr>
          <w:p w14:paraId="37C37679" w14:textId="107245CB"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0A4D3E0" w14:textId="051837DB" w:rsidR="006640E9" w:rsidRDefault="00F55F0D" w:rsidP="006640E9">
            <w:pPr>
              <w:jc w:val="center"/>
              <w:rPr>
                <w:rFonts w:cs="Arial"/>
              </w:rPr>
            </w:pPr>
            <w:r>
              <w:rPr>
                <w:rFonts w:cs="Arial"/>
              </w:rPr>
              <w:t>0.25</w:t>
            </w:r>
          </w:p>
        </w:tc>
        <w:tc>
          <w:tcPr>
            <w:tcW w:w="1276" w:type="dxa"/>
            <w:tcBorders>
              <w:top w:val="single" w:sz="4" w:space="0" w:color="auto"/>
              <w:left w:val="single" w:sz="4" w:space="0" w:color="auto"/>
              <w:bottom w:val="single" w:sz="4" w:space="0" w:color="auto"/>
              <w:right w:val="single" w:sz="4" w:space="0" w:color="auto"/>
            </w:tcBorders>
          </w:tcPr>
          <w:p w14:paraId="2E612300" w14:textId="71DF6419" w:rsidR="002B20B3" w:rsidRDefault="00F55F0D" w:rsidP="006640E9">
            <w:pPr>
              <w:jc w:val="center"/>
              <w:rPr>
                <w:rFonts w:cs="Arial"/>
              </w:rPr>
            </w:pPr>
            <w:r>
              <w:rPr>
                <w:rFonts w:cs="Arial"/>
              </w:rPr>
              <w:t>0.25</w:t>
            </w:r>
          </w:p>
        </w:tc>
      </w:tr>
      <w:tr w:rsidR="002B20B3" w14:paraId="0ED5A238"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0397737B" w14:textId="592BDFA8" w:rsidR="002B20B3" w:rsidRDefault="00F55F0D">
            <w:pPr>
              <w:rPr>
                <w:rFonts w:cs="Arial"/>
                <w:b/>
              </w:rPr>
            </w:pPr>
            <w:r>
              <w:rPr>
                <w:rFonts w:cs="Arial"/>
                <w:b/>
              </w:rPr>
              <w:t>Standards deklarieren</w:t>
            </w:r>
          </w:p>
          <w:p w14:paraId="12241C92" w14:textId="25C96954" w:rsidR="006640E9" w:rsidRDefault="00F91E73" w:rsidP="006640E9">
            <w:r>
              <w:t>Gewisse von der Technischen Fachschule Bern vorgegebene Standards habe ich übernommen, zudem habe ich eigene hinzugefügt.</w:t>
            </w:r>
          </w:p>
        </w:tc>
        <w:tc>
          <w:tcPr>
            <w:tcW w:w="1666" w:type="dxa"/>
            <w:tcBorders>
              <w:top w:val="single" w:sz="4" w:space="0" w:color="auto"/>
              <w:left w:val="single" w:sz="4" w:space="0" w:color="auto"/>
              <w:bottom w:val="single" w:sz="4" w:space="0" w:color="auto"/>
              <w:right w:val="single" w:sz="4" w:space="0" w:color="auto"/>
            </w:tcBorders>
          </w:tcPr>
          <w:p w14:paraId="0E68BC19" w14:textId="71A4A04F"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304C141" w14:textId="3639B83A" w:rsidR="002B20B3" w:rsidRDefault="00BD7F2B" w:rsidP="006640E9">
            <w:pPr>
              <w:jc w:val="center"/>
              <w:rPr>
                <w:rFonts w:cs="Arial"/>
              </w:rPr>
            </w:pPr>
            <w:r>
              <w:rPr>
                <w:rFonts w:cs="Arial"/>
              </w:rPr>
              <w:t>0.25</w:t>
            </w:r>
          </w:p>
        </w:tc>
        <w:tc>
          <w:tcPr>
            <w:tcW w:w="1276" w:type="dxa"/>
            <w:tcBorders>
              <w:top w:val="single" w:sz="4" w:space="0" w:color="auto"/>
              <w:left w:val="single" w:sz="4" w:space="0" w:color="auto"/>
              <w:bottom w:val="single" w:sz="4" w:space="0" w:color="auto"/>
              <w:right w:val="single" w:sz="4" w:space="0" w:color="auto"/>
            </w:tcBorders>
          </w:tcPr>
          <w:p w14:paraId="4876C0F7" w14:textId="669DE000" w:rsidR="002B20B3" w:rsidRDefault="00BD7F2B" w:rsidP="006640E9">
            <w:pPr>
              <w:jc w:val="center"/>
              <w:rPr>
                <w:rFonts w:cs="Arial"/>
              </w:rPr>
            </w:pPr>
            <w:r>
              <w:rPr>
                <w:rFonts w:cs="Arial"/>
              </w:rPr>
              <w:t>0.25</w:t>
            </w:r>
          </w:p>
        </w:tc>
      </w:tr>
      <w:tr w:rsidR="00C363A2" w14:paraId="725BFD8A"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786A6D55" w14:textId="77777777" w:rsidR="00C363A2" w:rsidRDefault="00C363A2">
            <w:pPr>
              <w:rPr>
                <w:rFonts w:cs="Arial"/>
                <w:b/>
              </w:rPr>
            </w:pPr>
            <w:r>
              <w:rPr>
                <w:rFonts w:cs="Arial"/>
                <w:b/>
              </w:rPr>
              <w:t>Dokumentation überarbeiten</w:t>
            </w:r>
          </w:p>
          <w:p w14:paraId="004187F1" w14:textId="4C2434C4" w:rsidR="00C363A2" w:rsidRPr="00901BA2" w:rsidRDefault="00901BA2">
            <w:pPr>
              <w:rPr>
                <w:rFonts w:cs="Arial"/>
                <w:bCs/>
              </w:rPr>
            </w:pPr>
            <w:r w:rsidRPr="00901BA2">
              <w:rPr>
                <w:rFonts w:cs="Arial"/>
                <w:bCs/>
              </w:rPr>
              <w:t>Ich</w:t>
            </w:r>
            <w:r>
              <w:rPr>
                <w:rFonts w:cs="Arial"/>
                <w:bCs/>
              </w:rPr>
              <w:t xml:space="preserve"> habe die einzelnen Punkte fortlaufend dokumentiert.</w:t>
            </w:r>
            <w:r w:rsidRPr="00901BA2">
              <w:rPr>
                <w:rFonts w:cs="Arial"/>
                <w:bCs/>
              </w:rPr>
              <w:t xml:space="preserve"> </w:t>
            </w:r>
          </w:p>
        </w:tc>
        <w:tc>
          <w:tcPr>
            <w:tcW w:w="1666" w:type="dxa"/>
            <w:tcBorders>
              <w:top w:val="single" w:sz="4" w:space="0" w:color="auto"/>
              <w:left w:val="single" w:sz="4" w:space="0" w:color="auto"/>
              <w:bottom w:val="single" w:sz="4" w:space="0" w:color="auto"/>
              <w:right w:val="single" w:sz="4" w:space="0" w:color="auto"/>
            </w:tcBorders>
          </w:tcPr>
          <w:p w14:paraId="6D08CCBD" w14:textId="148EF486" w:rsidR="00C363A2" w:rsidRDefault="000C301A">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05A3649A" w14:textId="4C4BE833" w:rsidR="00C363A2" w:rsidRDefault="000C301A" w:rsidP="006640E9">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6857260F" w14:textId="1717C492" w:rsidR="00C363A2" w:rsidRDefault="000C301A" w:rsidP="006640E9">
            <w:pPr>
              <w:jc w:val="center"/>
              <w:rPr>
                <w:rFonts w:cs="Arial"/>
              </w:rPr>
            </w:pPr>
            <w:r>
              <w:rPr>
                <w:rFonts w:cs="Arial"/>
              </w:rPr>
              <w:t>1</w:t>
            </w:r>
          </w:p>
        </w:tc>
      </w:tr>
      <w:tr w:rsidR="002B20B3" w14:paraId="57FA0329"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28101CBE" w14:textId="435A9921" w:rsidR="002B20B3" w:rsidRDefault="00F00068">
            <w:pPr>
              <w:rPr>
                <w:rFonts w:cs="Arial"/>
                <w:b/>
              </w:rPr>
            </w:pPr>
            <w:r>
              <w:rPr>
                <w:rFonts w:cs="Arial"/>
                <w:b/>
              </w:rPr>
              <w:t xml:space="preserve">Arbeitsjournal </w:t>
            </w:r>
            <w:r w:rsidR="00141141">
              <w:rPr>
                <w:rFonts w:cs="Arial"/>
                <w:b/>
              </w:rPr>
              <w:t>schreiben</w:t>
            </w:r>
            <w:r w:rsidR="00C363A2">
              <w:rPr>
                <w:rFonts w:cs="Arial"/>
                <w:b/>
              </w:rPr>
              <w:t>.</w:t>
            </w:r>
          </w:p>
          <w:p w14:paraId="64D0E60F" w14:textId="6F5A2E1A" w:rsidR="006640E9" w:rsidRPr="002D0F0E" w:rsidRDefault="00C363A2">
            <w:pPr>
              <w:rPr>
                <w:rFonts w:cs="Arial"/>
                <w:bCs/>
              </w:rPr>
            </w:pPr>
            <w:r>
              <w:rPr>
                <w:rFonts w:cs="Arial"/>
                <w:bCs/>
              </w:rPr>
              <w:t>Am Ende des Tages habe ich das Arbeitsjournal des ersten Tages verfasst.</w:t>
            </w:r>
          </w:p>
        </w:tc>
        <w:tc>
          <w:tcPr>
            <w:tcW w:w="1666" w:type="dxa"/>
            <w:tcBorders>
              <w:top w:val="single" w:sz="4" w:space="0" w:color="auto"/>
              <w:left w:val="single" w:sz="4" w:space="0" w:color="auto"/>
              <w:bottom w:val="single" w:sz="4" w:space="0" w:color="auto"/>
              <w:right w:val="single" w:sz="4" w:space="0" w:color="auto"/>
            </w:tcBorders>
          </w:tcPr>
          <w:p w14:paraId="3D16C017" w14:textId="53A6D93B"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CD408C0" w14:textId="773281C9" w:rsidR="002B20B3" w:rsidRDefault="006640E9" w:rsidP="006640E9">
            <w:pPr>
              <w:jc w:val="center"/>
              <w:rPr>
                <w:rFonts w:cs="Arial"/>
              </w:rPr>
            </w:pPr>
            <w:r>
              <w:rPr>
                <w:rFonts w:cs="Arial"/>
              </w:rPr>
              <w:t>0.</w:t>
            </w:r>
            <w:r w:rsidR="00CF5F17">
              <w:rPr>
                <w:rFonts w:cs="Arial"/>
              </w:rPr>
              <w:t>5</w:t>
            </w:r>
          </w:p>
        </w:tc>
        <w:tc>
          <w:tcPr>
            <w:tcW w:w="1276" w:type="dxa"/>
            <w:tcBorders>
              <w:top w:val="single" w:sz="4" w:space="0" w:color="auto"/>
              <w:left w:val="single" w:sz="4" w:space="0" w:color="auto"/>
              <w:bottom w:val="single" w:sz="4" w:space="0" w:color="auto"/>
              <w:right w:val="single" w:sz="4" w:space="0" w:color="auto"/>
            </w:tcBorders>
          </w:tcPr>
          <w:p w14:paraId="5D6071C9" w14:textId="1FBED56F" w:rsidR="002B20B3" w:rsidRDefault="006640E9" w:rsidP="006640E9">
            <w:pPr>
              <w:jc w:val="center"/>
              <w:rPr>
                <w:rFonts w:cs="Arial"/>
              </w:rPr>
            </w:pPr>
            <w:r>
              <w:rPr>
                <w:rFonts w:cs="Arial"/>
              </w:rPr>
              <w:t>0.</w:t>
            </w:r>
            <w:r w:rsidR="00C363A2">
              <w:rPr>
                <w:rFonts w:cs="Arial"/>
              </w:rPr>
              <w:t>5</w:t>
            </w:r>
          </w:p>
        </w:tc>
      </w:tr>
      <w:tr w:rsidR="003B6F22" w14:paraId="7553D9C5" w14:textId="77777777" w:rsidTr="004919C6">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34BCF3B2" w14:textId="77777777" w:rsidR="003B6F22" w:rsidRDefault="003B6F22" w:rsidP="003B6F22">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4FDDB3BA" w14:textId="78B80556" w:rsidR="003B6F22" w:rsidRDefault="003B6F22" w:rsidP="003B6F22">
            <w:pPr>
              <w:jc w:val="center"/>
              <w:rPr>
                <w:rFonts w:cs="Arial"/>
                <w:b/>
                <w:bCs/>
              </w:rPr>
            </w:pPr>
            <w:r>
              <w:rPr>
                <w:rFonts w:cs="Arial"/>
                <w:b/>
                <w:bCs/>
              </w:rPr>
              <w:t>4.</w:t>
            </w:r>
            <w:r w:rsidR="00C363A2">
              <w:rPr>
                <w:rFonts w:cs="Arial"/>
                <w:b/>
                <w:bCs/>
              </w:rPr>
              <w:t>0</w:t>
            </w:r>
          </w:p>
        </w:tc>
        <w:tc>
          <w:tcPr>
            <w:tcW w:w="1276" w:type="dxa"/>
            <w:tcBorders>
              <w:top w:val="single" w:sz="4" w:space="0" w:color="auto"/>
              <w:left w:val="single" w:sz="4" w:space="0" w:color="auto"/>
              <w:bottom w:val="single" w:sz="4" w:space="0" w:color="auto"/>
              <w:right w:val="single" w:sz="4" w:space="0" w:color="auto"/>
            </w:tcBorders>
            <w:vAlign w:val="center"/>
          </w:tcPr>
          <w:p w14:paraId="0744CC07" w14:textId="047AC54E" w:rsidR="003B6F22" w:rsidRDefault="003B6F22" w:rsidP="003B6F22">
            <w:pPr>
              <w:jc w:val="center"/>
              <w:rPr>
                <w:rFonts w:cs="Arial"/>
                <w:b/>
                <w:bCs/>
              </w:rPr>
            </w:pPr>
            <w:r>
              <w:rPr>
                <w:rFonts w:cs="Arial"/>
                <w:b/>
                <w:bCs/>
              </w:rPr>
              <w:t>4.</w:t>
            </w:r>
            <w:r w:rsidR="000C301A">
              <w:rPr>
                <w:rFonts w:cs="Arial"/>
                <w:b/>
                <w:bCs/>
              </w:rPr>
              <w:t>0</w:t>
            </w:r>
          </w:p>
        </w:tc>
      </w:tr>
      <w:tr w:rsidR="003B6F22" w14:paraId="32969515"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2CD6415F" w14:textId="6CD40F87" w:rsidR="003B6F22" w:rsidRDefault="003B6F22" w:rsidP="003B6F22">
            <w:pPr>
              <w:jc w:val="center"/>
              <w:rPr>
                <w:rFonts w:cs="Arial"/>
              </w:rPr>
            </w:pPr>
            <w:r>
              <w:rPr>
                <w:rFonts w:cs="Arial"/>
                <w:color w:val="FFFFFF" w:themeColor="background1"/>
              </w:rPr>
              <w:t>Hilfestellungen</w:t>
            </w:r>
          </w:p>
        </w:tc>
      </w:tr>
      <w:tr w:rsidR="003B6F22" w14:paraId="5B97B4B5" w14:textId="77777777" w:rsidTr="002B20B3">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55E2099D" w14:textId="031A91C3" w:rsidR="003B6F22" w:rsidRDefault="003B6F22" w:rsidP="003B6F22">
            <w:pPr>
              <w:rPr>
                <w:rFonts w:cs="Arial"/>
              </w:rPr>
            </w:pPr>
            <w:r>
              <w:rPr>
                <w:rFonts w:cs="Arial"/>
              </w:rPr>
              <w:t>Für den Zeitplan habe ich auf die</w:t>
            </w:r>
            <w:r w:rsidR="00DD6F4B">
              <w:rPr>
                <w:rFonts w:cs="Arial"/>
              </w:rPr>
              <w:t xml:space="preserve"> </w:t>
            </w:r>
            <w:r w:rsidR="000C301A">
              <w:rPr>
                <w:rFonts w:cs="Arial"/>
              </w:rPr>
              <w:t xml:space="preserve">Vorlage von Edson </w:t>
            </w:r>
            <w:r>
              <w:rPr>
                <w:rFonts w:cs="Arial"/>
              </w:rPr>
              <w:t>zurückgegriffen und diese überarbeitet.</w:t>
            </w:r>
            <w:r w:rsidR="000C301A">
              <w:rPr>
                <w:rFonts w:cs="Arial"/>
              </w:rPr>
              <w:t xml:space="preserve"> Sie befindet sich im Anhang.</w:t>
            </w:r>
            <w:r>
              <w:rPr>
                <w:rFonts w:cs="Arial"/>
              </w:rPr>
              <w:br/>
              <w:t xml:space="preserve">Auch für die Arbeitsjournale greife ich auf eine Vorlage </w:t>
            </w:r>
            <w:r w:rsidR="00FB0A92">
              <w:rPr>
                <w:rFonts w:cs="Arial"/>
              </w:rPr>
              <w:t xml:space="preserve">der Technischen Fachschule Bern </w:t>
            </w:r>
            <w:r>
              <w:rPr>
                <w:rFonts w:cs="Arial"/>
              </w:rPr>
              <w:t xml:space="preserve">zurück, die ich jedoch </w:t>
            </w:r>
            <w:r w:rsidR="00CB7EA0">
              <w:rPr>
                <w:rFonts w:cs="Arial"/>
              </w:rPr>
              <w:t>stark</w:t>
            </w:r>
            <w:r>
              <w:rPr>
                <w:rFonts w:cs="Arial"/>
              </w:rPr>
              <w:t xml:space="preserve"> angepasst habe.</w:t>
            </w:r>
          </w:p>
        </w:tc>
      </w:tr>
      <w:tr w:rsidR="003B6F22" w14:paraId="5E60811F" w14:textId="77777777" w:rsidTr="002B20B3">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5FC7A70" w14:textId="5B60D1D4" w:rsidR="003B6F22" w:rsidRDefault="003B6F22" w:rsidP="003B6F22">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21F2101A" w14:textId="250D3AE8" w:rsidR="003B6F22" w:rsidRDefault="003B6F22" w:rsidP="003B6F22">
            <w:pPr>
              <w:jc w:val="center"/>
              <w:rPr>
                <w:rFonts w:cs="Arial"/>
                <w:color w:val="FFFFFF"/>
              </w:rPr>
            </w:pPr>
            <w:r>
              <w:rPr>
                <w:rFonts w:cs="Arial"/>
                <w:color w:val="FFFFFF" w:themeColor="background1"/>
              </w:rPr>
              <w:t>Negatives</w:t>
            </w:r>
          </w:p>
        </w:tc>
      </w:tr>
      <w:tr w:rsidR="003B6F22" w14:paraId="33D4D9B4" w14:textId="77777777" w:rsidTr="002B20B3">
        <w:trPr>
          <w:trHeight w:val="1134"/>
        </w:trPr>
        <w:tc>
          <w:tcPr>
            <w:tcW w:w="4593" w:type="dxa"/>
            <w:tcBorders>
              <w:top w:val="single" w:sz="4" w:space="0" w:color="auto"/>
              <w:left w:val="single" w:sz="4" w:space="0" w:color="auto"/>
              <w:bottom w:val="single" w:sz="4" w:space="0" w:color="auto"/>
              <w:right w:val="single" w:sz="4" w:space="0" w:color="auto"/>
            </w:tcBorders>
          </w:tcPr>
          <w:p w14:paraId="53A9C269" w14:textId="15C9796C" w:rsidR="003B6F22" w:rsidRDefault="003B6F22" w:rsidP="003B6F22">
            <w:pPr>
              <w:pStyle w:val="Listenabsatz"/>
              <w:numPr>
                <w:ilvl w:val="0"/>
                <w:numId w:val="6"/>
              </w:numPr>
              <w:rPr>
                <w:rFonts w:cs="Arial"/>
              </w:rPr>
            </w:pPr>
            <w:r>
              <w:rPr>
                <w:rFonts w:cs="Arial"/>
              </w:rPr>
              <w:lastRenderedPageBreak/>
              <w:t>Gut im Zeitplan</w:t>
            </w:r>
          </w:p>
          <w:p w14:paraId="61CCCE7D" w14:textId="77777777" w:rsidR="003B6F22" w:rsidRDefault="003B6F22" w:rsidP="003B6F22">
            <w:pPr>
              <w:pStyle w:val="Listenabsatz"/>
              <w:numPr>
                <w:ilvl w:val="0"/>
                <w:numId w:val="6"/>
              </w:numPr>
              <w:rPr>
                <w:rFonts w:cs="Arial"/>
              </w:rPr>
            </w:pPr>
            <w:r>
              <w:rPr>
                <w:rFonts w:cs="Arial"/>
              </w:rPr>
              <w:t xml:space="preserve">Konzentration </w:t>
            </w:r>
          </w:p>
          <w:p w14:paraId="37466DA3" w14:textId="120E1789" w:rsidR="003B6F22" w:rsidRPr="00411D38" w:rsidRDefault="003B6F22" w:rsidP="003B6F22">
            <w:pPr>
              <w:pStyle w:val="Listenabsatz"/>
              <w:numPr>
                <w:ilvl w:val="0"/>
                <w:numId w:val="6"/>
              </w:numPr>
              <w:rPr>
                <w:rFonts w:cs="Arial"/>
              </w:rPr>
            </w:pPr>
            <w:r>
              <w:rPr>
                <w:rFonts w:cs="Arial"/>
              </w:rPr>
              <w:t>Motivation</w:t>
            </w:r>
          </w:p>
        </w:tc>
        <w:tc>
          <w:tcPr>
            <w:tcW w:w="4616" w:type="dxa"/>
            <w:gridSpan w:val="4"/>
            <w:tcBorders>
              <w:top w:val="single" w:sz="4" w:space="0" w:color="auto"/>
              <w:left w:val="single" w:sz="4" w:space="0" w:color="auto"/>
              <w:bottom w:val="single" w:sz="4" w:space="0" w:color="auto"/>
              <w:right w:val="single" w:sz="4" w:space="0" w:color="auto"/>
            </w:tcBorders>
          </w:tcPr>
          <w:p w14:paraId="6E7C90B3" w14:textId="77777777" w:rsidR="003B6F22" w:rsidRDefault="003B6F22" w:rsidP="003B6F22">
            <w:pPr>
              <w:pStyle w:val="Listenabsatz"/>
              <w:numPr>
                <w:ilvl w:val="0"/>
                <w:numId w:val="6"/>
              </w:numPr>
              <w:rPr>
                <w:rFonts w:cs="Arial"/>
              </w:rPr>
            </w:pPr>
            <w:r>
              <w:rPr>
                <w:rFonts w:cs="Arial"/>
              </w:rPr>
              <w:t>Wenig Vorkenntnisse im Dokumentieren</w:t>
            </w:r>
          </w:p>
          <w:p w14:paraId="23E8C4DB" w14:textId="482307A5" w:rsidR="00E26E15" w:rsidRPr="003B6F22" w:rsidRDefault="00E26E15" w:rsidP="003B6F22">
            <w:pPr>
              <w:pStyle w:val="Listenabsatz"/>
              <w:numPr>
                <w:ilvl w:val="0"/>
                <w:numId w:val="6"/>
              </w:numPr>
              <w:rPr>
                <w:rFonts w:cs="Arial"/>
              </w:rPr>
            </w:pPr>
            <w:r>
              <w:rPr>
                <w:rFonts w:cs="Arial"/>
              </w:rPr>
              <w:t>Kleine Formatierungsfehler im Zeitplan</w:t>
            </w:r>
          </w:p>
        </w:tc>
      </w:tr>
      <w:tr w:rsidR="003B6F22" w14:paraId="6C75D18B"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F00CAED" w14:textId="77777777" w:rsidR="003B6F22" w:rsidRDefault="003B6F22" w:rsidP="003B6F22">
            <w:pPr>
              <w:jc w:val="center"/>
              <w:rPr>
                <w:rFonts w:cs="Arial"/>
              </w:rPr>
            </w:pPr>
            <w:r>
              <w:rPr>
                <w:rFonts w:cs="Arial"/>
                <w:color w:val="FFFFFF" w:themeColor="background1"/>
              </w:rPr>
              <w:t>Reflexion</w:t>
            </w:r>
          </w:p>
        </w:tc>
      </w:tr>
      <w:tr w:rsidR="003B6F22" w14:paraId="0BAFA4B2" w14:textId="77777777" w:rsidTr="002B20B3">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EF4AD77" w14:textId="40F3A0C5" w:rsidR="003B6F22" w:rsidRDefault="003B6F22" w:rsidP="003B6F22">
            <w:pPr>
              <w:rPr>
                <w:rFonts w:cs="Arial"/>
              </w:rPr>
            </w:pPr>
            <w:r>
              <w:rPr>
                <w:rFonts w:cs="Arial"/>
              </w:rPr>
              <w:t>Der erste Tag verlief sehr zügig. I</w:t>
            </w:r>
            <w:r w:rsidR="0066460C">
              <w:rPr>
                <w:rFonts w:cs="Arial"/>
              </w:rPr>
              <w:t xml:space="preserve">ch konnte mich an den Zeitplan halten. Obwohl ich etwas </w:t>
            </w:r>
            <w:r w:rsidR="003F616D">
              <w:rPr>
                <w:rFonts w:cs="Arial"/>
              </w:rPr>
              <w:t xml:space="preserve">nervös </w:t>
            </w:r>
            <w:r w:rsidR="00CB7EA0">
              <w:rPr>
                <w:rFonts w:cs="Arial"/>
              </w:rPr>
              <w:t>war,</w:t>
            </w:r>
            <w:r w:rsidR="003F616D">
              <w:rPr>
                <w:rFonts w:cs="Arial"/>
              </w:rPr>
              <w:t xml:space="preserve"> konnte ich mich gut konzentrieren und habe effizient gearbeitet. Leider habe ich</w:t>
            </w:r>
            <w:r w:rsidR="004476E7">
              <w:rPr>
                <w:rFonts w:cs="Arial"/>
              </w:rPr>
              <w:t xml:space="preserve"> erst nach der Abgabe</w:t>
            </w:r>
            <w:r w:rsidR="002A3262">
              <w:rPr>
                <w:rFonts w:cs="Arial"/>
              </w:rPr>
              <w:t xml:space="preserve"> des Zeitplans</w:t>
            </w:r>
            <w:r w:rsidR="004476E7">
              <w:rPr>
                <w:rFonts w:cs="Arial"/>
              </w:rPr>
              <w:t xml:space="preserve"> bemerkt, dass es im Zeitplan minimale Formatierungsfehler hat. Diese werde ich noch korrigieren.</w:t>
            </w:r>
          </w:p>
        </w:tc>
      </w:tr>
      <w:tr w:rsidR="003B6F22" w14:paraId="069E8F1D"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C4DFAE2" w14:textId="77777777" w:rsidR="003B6F22" w:rsidRDefault="003B6F22" w:rsidP="003B6F22">
            <w:pPr>
              <w:jc w:val="center"/>
              <w:rPr>
                <w:rFonts w:cs="Arial"/>
              </w:rPr>
            </w:pPr>
            <w:r>
              <w:rPr>
                <w:rFonts w:cs="Arial"/>
                <w:color w:val="FFFFFF" w:themeColor="background1"/>
              </w:rPr>
              <w:t>Weiteres Vorgehen</w:t>
            </w:r>
          </w:p>
        </w:tc>
      </w:tr>
      <w:tr w:rsidR="003B6F22" w14:paraId="6CEF528D" w14:textId="77777777" w:rsidTr="002B20B3">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2F0488C2" w14:textId="55E9DD6B" w:rsidR="00026B37" w:rsidRDefault="00E26E15" w:rsidP="00026B37">
            <w:pPr>
              <w:pStyle w:val="Listenabsatz"/>
              <w:keepNext/>
              <w:numPr>
                <w:ilvl w:val="0"/>
                <w:numId w:val="7"/>
              </w:numPr>
              <w:spacing w:after="0" w:line="360" w:lineRule="auto"/>
              <w:rPr>
                <w:rFonts w:cs="Arial"/>
              </w:rPr>
            </w:pPr>
            <w:r>
              <w:rPr>
                <w:rFonts w:cs="Arial"/>
              </w:rPr>
              <w:t>ISDS</w:t>
            </w:r>
            <w:r w:rsidR="00026B37">
              <w:rPr>
                <w:rFonts w:cs="Arial"/>
              </w:rPr>
              <w:t xml:space="preserve"> erstellen</w:t>
            </w:r>
          </w:p>
          <w:p w14:paraId="0DB75AF6" w14:textId="6B2016A6" w:rsidR="00026B37" w:rsidRPr="00026B37" w:rsidRDefault="007C6104" w:rsidP="00026B37">
            <w:pPr>
              <w:pStyle w:val="Listenabsatz"/>
              <w:keepNext/>
              <w:numPr>
                <w:ilvl w:val="0"/>
                <w:numId w:val="7"/>
              </w:numPr>
              <w:spacing w:after="0" w:line="360" w:lineRule="auto"/>
              <w:rPr>
                <w:rFonts w:cs="Arial"/>
              </w:rPr>
            </w:pPr>
            <w:r>
              <w:rPr>
                <w:rFonts w:cs="Arial"/>
              </w:rPr>
              <w:t>Organisation der IPA-Ergebnisse erstellen</w:t>
            </w:r>
          </w:p>
          <w:p w14:paraId="6F491735" w14:textId="13EE5902" w:rsidR="00026B37" w:rsidRDefault="007C6104" w:rsidP="00026B37">
            <w:pPr>
              <w:pStyle w:val="Listenabsatz"/>
              <w:keepNext/>
              <w:numPr>
                <w:ilvl w:val="0"/>
                <w:numId w:val="7"/>
              </w:numPr>
              <w:spacing w:after="0" w:line="360" w:lineRule="auto"/>
              <w:rPr>
                <w:rFonts w:cs="Arial"/>
              </w:rPr>
            </w:pPr>
            <w:r>
              <w:rPr>
                <w:rFonts w:cs="Arial"/>
              </w:rPr>
              <w:t>Projektvorgehen dokumentieren</w:t>
            </w:r>
          </w:p>
          <w:p w14:paraId="0BE50B4D" w14:textId="20F587C1" w:rsidR="00026B37" w:rsidRDefault="00CF0188" w:rsidP="00E35744">
            <w:pPr>
              <w:pStyle w:val="Listenabsatz"/>
              <w:keepNext/>
              <w:numPr>
                <w:ilvl w:val="0"/>
                <w:numId w:val="7"/>
              </w:numPr>
              <w:spacing w:after="0" w:line="360" w:lineRule="auto"/>
              <w:rPr>
                <w:rFonts w:cs="Arial"/>
              </w:rPr>
            </w:pPr>
            <w:r>
              <w:rPr>
                <w:rFonts w:cs="Arial"/>
              </w:rPr>
              <w:t>Projektorganisation dokumentieren</w:t>
            </w:r>
          </w:p>
        </w:tc>
      </w:tr>
    </w:tbl>
    <w:p w14:paraId="1498B4E4" w14:textId="15BBF3E1" w:rsidR="002B20B3" w:rsidRDefault="00E35744" w:rsidP="00E35744">
      <w:pPr>
        <w:pStyle w:val="Beschriftung"/>
      </w:pPr>
      <w:bookmarkStart w:id="129" w:name="_Toc88468797"/>
      <w:r>
        <w:t xml:space="preserve">Tabelle </w:t>
      </w:r>
      <w:r w:rsidR="0034038F">
        <w:fldChar w:fldCharType="begin"/>
      </w:r>
      <w:r w:rsidR="0034038F">
        <w:instrText xml:space="preserve"> SEQ Tabelle \* ARABIC </w:instrText>
      </w:r>
      <w:r w:rsidR="0034038F">
        <w:fldChar w:fldCharType="separate"/>
      </w:r>
      <w:r w:rsidR="00E2796F">
        <w:rPr>
          <w:noProof/>
        </w:rPr>
        <w:t>8</w:t>
      </w:r>
      <w:r w:rsidR="0034038F">
        <w:rPr>
          <w:noProof/>
        </w:rPr>
        <w:fldChar w:fldCharType="end"/>
      </w:r>
      <w:r w:rsidR="00C562BA">
        <w:rPr>
          <w:noProof/>
        </w:rPr>
        <w:t>: Tagesjournal 1</w:t>
      </w:r>
      <w:r w:rsidR="002F2D19">
        <w:rPr>
          <w:noProof/>
        </w:rPr>
        <w:t>5.11.21</w:t>
      </w:r>
      <w:bookmarkEnd w:id="129"/>
    </w:p>
    <w:p w14:paraId="78BC0237" w14:textId="6C9BB12B" w:rsidR="009341D1" w:rsidRDefault="00D851BF" w:rsidP="009341D1">
      <w:pPr>
        <w:pStyle w:val="berschrift2"/>
      </w:pPr>
      <w:bookmarkStart w:id="130" w:name="_Toc88727841"/>
      <w:r>
        <w:t>Dien</w:t>
      </w:r>
      <w:r w:rsidR="00EB4734">
        <w:t>stag</w:t>
      </w:r>
      <w:r w:rsidR="009341D1">
        <w:t xml:space="preserve">, </w:t>
      </w:r>
      <w:r>
        <w:t>1</w:t>
      </w:r>
      <w:r w:rsidR="00AA6388">
        <w:t>6</w:t>
      </w:r>
      <w:r w:rsidR="009341D1">
        <w:t xml:space="preserve">. </w:t>
      </w:r>
      <w:r>
        <w:t>November</w:t>
      </w:r>
      <w:r w:rsidR="009341D1">
        <w:t xml:space="preserve"> 2021</w:t>
      </w:r>
      <w:bookmarkEnd w:id="130"/>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9341D1" w14:paraId="79E9E14C"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5FADF8C8" w14:textId="77777777" w:rsidR="009341D1" w:rsidRDefault="009341D1"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02DF3CA" w14:textId="77777777" w:rsidR="009341D1" w:rsidRDefault="009341D1"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DEE4BC5" w14:textId="77777777" w:rsidR="009341D1" w:rsidRPr="006640E9" w:rsidRDefault="009341D1"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9DDB807" w14:textId="77777777" w:rsidR="009341D1" w:rsidRDefault="009341D1"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9341D1" w14:paraId="0B0607CC"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1C750B03" w14:textId="37C84B6F" w:rsidR="009341D1" w:rsidRDefault="00CB7EA0" w:rsidP="009341D1">
            <w:pPr>
              <w:rPr>
                <w:rFonts w:cs="Arial"/>
                <w:b/>
              </w:rPr>
            </w:pPr>
            <w:r>
              <w:rPr>
                <w:rFonts w:cs="Arial"/>
                <w:b/>
              </w:rPr>
              <w:t>ISDS definieren</w:t>
            </w:r>
          </w:p>
          <w:p w14:paraId="513422DE" w14:textId="1F4AFA5E" w:rsidR="009341D1" w:rsidRDefault="00641AED" w:rsidP="009341D1">
            <w:r>
              <w:t xml:space="preserve">Als erste Tätigkeit habe ich </w:t>
            </w:r>
            <w:r w:rsidR="004211BD">
              <w:t xml:space="preserve">das ISDS Kapitel erstellt. </w:t>
            </w:r>
            <w:r w:rsidR="000779E2">
              <w:t>Innerhalb dieses Kapitels</w:t>
            </w:r>
            <w:r w:rsidR="004211BD">
              <w:t xml:space="preserve"> </w:t>
            </w:r>
            <w:r w:rsidR="006F7B90">
              <w:t>befindet sich die Vor-IPA Schutzbedarfsanalyse.</w:t>
            </w:r>
          </w:p>
        </w:tc>
        <w:tc>
          <w:tcPr>
            <w:tcW w:w="1666" w:type="dxa"/>
            <w:tcBorders>
              <w:top w:val="single" w:sz="4" w:space="0" w:color="auto"/>
              <w:left w:val="single" w:sz="4" w:space="0" w:color="auto"/>
              <w:bottom w:val="single" w:sz="4" w:space="0" w:color="auto"/>
              <w:right w:val="single" w:sz="4" w:space="0" w:color="auto"/>
            </w:tcBorders>
          </w:tcPr>
          <w:p w14:paraId="582A8201" w14:textId="54589FB2" w:rsidR="009341D1" w:rsidRDefault="009341D1" w:rsidP="00C344C8">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71CA34A8" w14:textId="6114B010" w:rsidR="009341D1" w:rsidRDefault="000779E2" w:rsidP="00C344C8">
            <w:pPr>
              <w:jc w:val="center"/>
              <w:rPr>
                <w:rFonts w:cs="Arial"/>
              </w:rPr>
            </w:pPr>
            <w:r>
              <w:rPr>
                <w:rFonts w:cs="Arial"/>
              </w:rPr>
              <w:t>0</w:t>
            </w:r>
            <w:r w:rsidR="00D42B07">
              <w:rPr>
                <w:rFonts w:cs="Arial"/>
              </w:rPr>
              <w:t>.5</w:t>
            </w:r>
          </w:p>
        </w:tc>
        <w:tc>
          <w:tcPr>
            <w:tcW w:w="1276" w:type="dxa"/>
            <w:tcBorders>
              <w:top w:val="single" w:sz="4" w:space="0" w:color="auto"/>
              <w:left w:val="single" w:sz="4" w:space="0" w:color="auto"/>
              <w:bottom w:val="single" w:sz="4" w:space="0" w:color="auto"/>
              <w:right w:val="single" w:sz="4" w:space="0" w:color="auto"/>
            </w:tcBorders>
          </w:tcPr>
          <w:p w14:paraId="7552F821" w14:textId="02A2468F" w:rsidR="009341D1" w:rsidRDefault="000779E2" w:rsidP="00C344C8">
            <w:pPr>
              <w:jc w:val="center"/>
              <w:rPr>
                <w:rFonts w:cs="Arial"/>
              </w:rPr>
            </w:pPr>
            <w:r>
              <w:rPr>
                <w:rFonts w:cs="Arial"/>
              </w:rPr>
              <w:t>1</w:t>
            </w:r>
          </w:p>
        </w:tc>
      </w:tr>
      <w:tr w:rsidR="009341D1" w14:paraId="4D0D3E2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0165CFB1" w14:textId="4C31E108" w:rsidR="009341D1" w:rsidRDefault="000779E2" w:rsidP="00C344C8">
            <w:pPr>
              <w:rPr>
                <w:rFonts w:cs="Arial"/>
                <w:b/>
              </w:rPr>
            </w:pPr>
            <w:r>
              <w:rPr>
                <w:rFonts w:cs="Arial"/>
                <w:b/>
              </w:rPr>
              <w:t>Organisation der Vor-IPA Erg</w:t>
            </w:r>
            <w:r w:rsidR="00C253C3">
              <w:rPr>
                <w:rFonts w:cs="Arial"/>
                <w:b/>
              </w:rPr>
              <w:t>ebnisse</w:t>
            </w:r>
          </w:p>
          <w:p w14:paraId="39DD5DB7" w14:textId="58004468" w:rsidR="009341D1" w:rsidRPr="006640E9" w:rsidRDefault="00C253C3" w:rsidP="00C344C8">
            <w:r>
              <w:t>Als nächstes habe</w:t>
            </w:r>
            <w:r w:rsidR="00034CA7">
              <w:t xml:space="preserve"> ich</w:t>
            </w:r>
            <w:r>
              <w:t xml:space="preserve"> </w:t>
            </w:r>
            <w:r w:rsidR="00EA150B">
              <w:t>den Abschnitt «</w:t>
            </w:r>
            <w:r w:rsidR="0063461D">
              <w:t>Organisation der Vor-IPA Ergebnisse» hinzugefügt.</w:t>
            </w:r>
            <w:r w:rsidR="001442E2">
              <w:t xml:space="preserve"> Dies beinhaltete auch Unterkapitel wie Arbeitsplatz, Datensicherung, Wiederherstellung der Daten und Versionierung.</w:t>
            </w:r>
          </w:p>
        </w:tc>
        <w:tc>
          <w:tcPr>
            <w:tcW w:w="1666" w:type="dxa"/>
            <w:tcBorders>
              <w:top w:val="single" w:sz="4" w:space="0" w:color="auto"/>
              <w:left w:val="single" w:sz="4" w:space="0" w:color="auto"/>
              <w:bottom w:val="single" w:sz="4" w:space="0" w:color="auto"/>
              <w:right w:val="single" w:sz="4" w:space="0" w:color="auto"/>
            </w:tcBorders>
          </w:tcPr>
          <w:p w14:paraId="7C6119F5" w14:textId="219C06EA" w:rsidR="009341D1" w:rsidRDefault="009341D1" w:rsidP="00C344C8">
            <w:pPr>
              <w:rPr>
                <w:rFonts w:cs="Arial"/>
              </w:rPr>
            </w:pPr>
            <w:r>
              <w:rPr>
                <w:rFonts w:cs="Arial"/>
              </w:rPr>
              <w:t>M. Schmid</w:t>
            </w:r>
            <w:r w:rsidR="00A337EC">
              <w:rPr>
                <w:rFonts w:cs="Arial"/>
              </w:rPr>
              <w:t>,</w:t>
            </w:r>
          </w:p>
        </w:tc>
        <w:tc>
          <w:tcPr>
            <w:tcW w:w="1417" w:type="dxa"/>
            <w:tcBorders>
              <w:top w:val="single" w:sz="4" w:space="0" w:color="auto"/>
              <w:left w:val="single" w:sz="4" w:space="0" w:color="auto"/>
              <w:bottom w:val="single" w:sz="4" w:space="0" w:color="auto"/>
              <w:right w:val="single" w:sz="4" w:space="0" w:color="auto"/>
            </w:tcBorders>
          </w:tcPr>
          <w:p w14:paraId="342DC790" w14:textId="5F92DEEA" w:rsidR="009341D1" w:rsidRDefault="00D42B07"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5B4DA704" w14:textId="33C99805" w:rsidR="009341D1" w:rsidRDefault="00D42B07" w:rsidP="00C344C8">
            <w:pPr>
              <w:jc w:val="center"/>
              <w:rPr>
                <w:rFonts w:cs="Arial"/>
              </w:rPr>
            </w:pPr>
            <w:r>
              <w:rPr>
                <w:rFonts w:cs="Arial"/>
              </w:rPr>
              <w:t>1</w:t>
            </w:r>
          </w:p>
        </w:tc>
      </w:tr>
      <w:tr w:rsidR="009341D1" w14:paraId="3121EF3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10159DF5" w14:textId="7B1EC2A7" w:rsidR="009341D1" w:rsidRDefault="00432F2E" w:rsidP="00C344C8">
            <w:pPr>
              <w:rPr>
                <w:rFonts w:cs="Arial"/>
                <w:b/>
              </w:rPr>
            </w:pPr>
            <w:r>
              <w:rPr>
                <w:rFonts w:cs="Arial"/>
                <w:b/>
              </w:rPr>
              <w:t>Projektvorgehen dokumentieren</w:t>
            </w:r>
          </w:p>
          <w:p w14:paraId="2859804B" w14:textId="5D659D76" w:rsidR="009341D1" w:rsidRDefault="00845E7C" w:rsidP="00C344C8">
            <w:r>
              <w:t xml:space="preserve">Das Projektvorgehen wurde </w:t>
            </w:r>
            <w:r w:rsidR="00A0002D">
              <w:t xml:space="preserve">dokumentiert </w:t>
            </w:r>
            <w:r w:rsidR="00B2785C">
              <w:t xml:space="preserve">und </w:t>
            </w:r>
            <w:r w:rsidR="009A1A10">
              <w:t>die wichtigsten Elemente wurden grob erklärt</w:t>
            </w:r>
            <w:r w:rsidR="009341D1">
              <w:t xml:space="preserve"> </w:t>
            </w:r>
          </w:p>
        </w:tc>
        <w:tc>
          <w:tcPr>
            <w:tcW w:w="1666" w:type="dxa"/>
            <w:tcBorders>
              <w:top w:val="single" w:sz="4" w:space="0" w:color="auto"/>
              <w:left w:val="single" w:sz="4" w:space="0" w:color="auto"/>
              <w:bottom w:val="single" w:sz="4" w:space="0" w:color="auto"/>
              <w:right w:val="single" w:sz="4" w:space="0" w:color="auto"/>
            </w:tcBorders>
          </w:tcPr>
          <w:p w14:paraId="0C9B913F" w14:textId="77777777" w:rsidR="009341D1" w:rsidRDefault="009341D1"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71FC2C0" w14:textId="3F89D872" w:rsidR="009341D1" w:rsidRDefault="00432F2E"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287F27AD" w14:textId="47725795" w:rsidR="009341D1" w:rsidRDefault="00432F2E" w:rsidP="00C344C8">
            <w:pPr>
              <w:jc w:val="center"/>
              <w:rPr>
                <w:rFonts w:cs="Arial"/>
              </w:rPr>
            </w:pPr>
            <w:r>
              <w:rPr>
                <w:rFonts w:cs="Arial"/>
              </w:rPr>
              <w:t>0.25</w:t>
            </w:r>
          </w:p>
        </w:tc>
      </w:tr>
      <w:tr w:rsidR="009341D1" w14:paraId="7F45DD55"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2C4B8ED" w14:textId="7F44490C" w:rsidR="00845E7C" w:rsidRPr="00472CBF" w:rsidRDefault="00472CBF" w:rsidP="00C344C8">
            <w:pPr>
              <w:rPr>
                <w:rFonts w:cs="Arial"/>
                <w:b/>
              </w:rPr>
            </w:pPr>
            <w:r>
              <w:rPr>
                <w:rFonts w:cs="Arial"/>
                <w:b/>
              </w:rPr>
              <w:lastRenderedPageBreak/>
              <w:t xml:space="preserve">Projektorganisation </w:t>
            </w:r>
            <w:r w:rsidR="00141141">
              <w:rPr>
                <w:rFonts w:cs="Arial"/>
                <w:b/>
              </w:rPr>
              <w:t>v</w:t>
            </w:r>
            <w:r>
              <w:rPr>
                <w:rFonts w:cs="Arial"/>
                <w:b/>
              </w:rPr>
              <w:t>erfassen</w:t>
            </w:r>
          </w:p>
          <w:p w14:paraId="042699AC" w14:textId="7960453F" w:rsidR="009341D1" w:rsidRPr="002D0F0E" w:rsidRDefault="00982D00" w:rsidP="00C344C8">
            <w:pPr>
              <w:rPr>
                <w:rFonts w:cs="Arial"/>
                <w:bCs/>
              </w:rPr>
            </w:pPr>
            <w:r>
              <w:rPr>
                <w:rFonts w:cs="Arial"/>
                <w:bCs/>
              </w:rPr>
              <w:t>Da</w:t>
            </w:r>
            <w:ins w:id="131" w:author="Therese" w:date="2021-11-25T14:24:00Z">
              <w:r w:rsidR="00364779">
                <w:rPr>
                  <w:rFonts w:cs="Arial"/>
                  <w:bCs/>
                </w:rPr>
                <w:t>nach</w:t>
              </w:r>
            </w:ins>
            <w:del w:id="132" w:author="Therese" w:date="2021-11-25T14:24:00Z">
              <w:r w:rsidDel="00364779">
                <w:rPr>
                  <w:rFonts w:cs="Arial"/>
                  <w:bCs/>
                </w:rPr>
                <w:delText>rauf ab</w:delText>
              </w:r>
            </w:del>
            <w:r>
              <w:rPr>
                <w:rFonts w:cs="Arial"/>
                <w:bCs/>
              </w:rPr>
              <w:t xml:space="preserve"> habe ich die Projektorganisation erfasst. </w:t>
            </w:r>
            <w:r w:rsidR="00DD3B37">
              <w:rPr>
                <w:rFonts w:cs="Arial"/>
                <w:bCs/>
              </w:rPr>
              <w:t xml:space="preserve">Die Projektorganisation ist nun sowohl als Organigramm als auch </w:t>
            </w:r>
            <w:r w:rsidR="00CF1A30">
              <w:rPr>
                <w:rFonts w:cs="Arial"/>
                <w:bCs/>
              </w:rPr>
              <w:t>als Tabelle abgezeichnet.</w:t>
            </w:r>
          </w:p>
        </w:tc>
        <w:tc>
          <w:tcPr>
            <w:tcW w:w="1666" w:type="dxa"/>
            <w:tcBorders>
              <w:top w:val="single" w:sz="4" w:space="0" w:color="auto"/>
              <w:left w:val="single" w:sz="4" w:space="0" w:color="auto"/>
              <w:bottom w:val="single" w:sz="4" w:space="0" w:color="auto"/>
              <w:right w:val="single" w:sz="4" w:space="0" w:color="auto"/>
            </w:tcBorders>
          </w:tcPr>
          <w:p w14:paraId="57E21D58" w14:textId="77777777" w:rsidR="009341D1" w:rsidRDefault="009341D1"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188CAC36" w14:textId="45CACC85" w:rsidR="009341D1" w:rsidRDefault="009341D1" w:rsidP="00C344C8">
            <w:pPr>
              <w:jc w:val="center"/>
              <w:rPr>
                <w:rFonts w:cs="Arial"/>
              </w:rPr>
            </w:pPr>
            <w:r>
              <w:rPr>
                <w:rFonts w:cs="Arial"/>
              </w:rPr>
              <w:t>0.</w:t>
            </w:r>
            <w:r w:rsidR="005D0750">
              <w:rPr>
                <w:rFonts w:cs="Arial"/>
              </w:rPr>
              <w:t>5</w:t>
            </w:r>
          </w:p>
        </w:tc>
        <w:tc>
          <w:tcPr>
            <w:tcW w:w="1276" w:type="dxa"/>
            <w:tcBorders>
              <w:top w:val="single" w:sz="4" w:space="0" w:color="auto"/>
              <w:left w:val="single" w:sz="4" w:space="0" w:color="auto"/>
              <w:bottom w:val="single" w:sz="4" w:space="0" w:color="auto"/>
              <w:right w:val="single" w:sz="4" w:space="0" w:color="auto"/>
            </w:tcBorders>
          </w:tcPr>
          <w:p w14:paraId="67B75507" w14:textId="77777777" w:rsidR="009341D1" w:rsidRDefault="009341D1" w:rsidP="00C344C8">
            <w:pPr>
              <w:jc w:val="center"/>
              <w:rPr>
                <w:rFonts w:cs="Arial"/>
              </w:rPr>
            </w:pPr>
            <w:r>
              <w:rPr>
                <w:rFonts w:cs="Arial"/>
              </w:rPr>
              <w:t>0.25</w:t>
            </w:r>
          </w:p>
        </w:tc>
      </w:tr>
      <w:tr w:rsidR="00D42B07" w14:paraId="139CB25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F567664" w14:textId="77777777" w:rsidR="00141141" w:rsidRDefault="00141141" w:rsidP="00141141">
            <w:pPr>
              <w:rPr>
                <w:rFonts w:cs="Arial"/>
                <w:b/>
              </w:rPr>
            </w:pPr>
            <w:r>
              <w:rPr>
                <w:rFonts w:cs="Arial"/>
                <w:b/>
              </w:rPr>
              <w:t>Dokumentation überarbeiten</w:t>
            </w:r>
          </w:p>
          <w:p w14:paraId="5FDA9FDA" w14:textId="4308C0FB" w:rsidR="00D42B07" w:rsidRPr="00D42B07" w:rsidRDefault="00141141" w:rsidP="00141141">
            <w:pPr>
              <w:rPr>
                <w:rFonts w:cs="Arial"/>
                <w:bCs/>
              </w:rPr>
            </w:pPr>
            <w:r w:rsidRPr="00901BA2">
              <w:rPr>
                <w:rFonts w:cs="Arial"/>
                <w:bCs/>
              </w:rPr>
              <w:t>Ich</w:t>
            </w:r>
            <w:r>
              <w:rPr>
                <w:rFonts w:cs="Arial"/>
                <w:bCs/>
              </w:rPr>
              <w:t xml:space="preserve"> habe die einzelnen Punkte fortlaufend dokumentiert.</w:t>
            </w:r>
          </w:p>
        </w:tc>
        <w:tc>
          <w:tcPr>
            <w:tcW w:w="1666" w:type="dxa"/>
            <w:tcBorders>
              <w:top w:val="single" w:sz="4" w:space="0" w:color="auto"/>
              <w:left w:val="single" w:sz="4" w:space="0" w:color="auto"/>
              <w:bottom w:val="single" w:sz="4" w:space="0" w:color="auto"/>
              <w:right w:val="single" w:sz="4" w:space="0" w:color="auto"/>
            </w:tcBorders>
          </w:tcPr>
          <w:p w14:paraId="6133621C" w14:textId="0F02E2CD" w:rsidR="00D42B07" w:rsidRDefault="00A337EC" w:rsidP="00C344C8">
            <w:pPr>
              <w:rPr>
                <w:rFonts w:cs="Arial"/>
              </w:rPr>
            </w:pPr>
            <w:r>
              <w:rPr>
                <w:rFonts w:cs="Arial"/>
              </w:rPr>
              <w:t>M. Schmid,</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0B47A5F1" w14:textId="3A1CB757" w:rsidR="00D42B07" w:rsidRDefault="004802C3"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56B5B2E4" w14:textId="2B0B61F3" w:rsidR="00D42B07" w:rsidRDefault="004802C3" w:rsidP="00C344C8">
            <w:pPr>
              <w:jc w:val="center"/>
              <w:rPr>
                <w:rFonts w:cs="Arial"/>
              </w:rPr>
            </w:pPr>
            <w:r>
              <w:rPr>
                <w:rFonts w:cs="Arial"/>
              </w:rPr>
              <w:t>1</w:t>
            </w:r>
          </w:p>
        </w:tc>
      </w:tr>
      <w:tr w:rsidR="00BE2140" w14:paraId="7F8740E8"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74F89C3" w14:textId="48BBAC15" w:rsidR="00BE2140" w:rsidRDefault="00BE2140" w:rsidP="00BE2140">
            <w:pPr>
              <w:rPr>
                <w:rFonts w:cs="Arial"/>
                <w:b/>
              </w:rPr>
            </w:pPr>
            <w:r>
              <w:rPr>
                <w:rFonts w:cs="Arial"/>
                <w:b/>
              </w:rPr>
              <w:t xml:space="preserve">Arbeitsjournal </w:t>
            </w:r>
            <w:r w:rsidR="00141141">
              <w:rPr>
                <w:rFonts w:cs="Arial"/>
                <w:b/>
              </w:rPr>
              <w:t>schreiben</w:t>
            </w:r>
          </w:p>
          <w:p w14:paraId="21BFB113" w14:textId="2984EB1D" w:rsidR="00BE2140" w:rsidRDefault="000D01AE" w:rsidP="000D01AE">
            <w:r>
              <w:t>Zum zweiten Mal das Arbeitsjournal schreiben, endlich mal etwas repetitive Arbeit!</w:t>
            </w:r>
          </w:p>
        </w:tc>
        <w:tc>
          <w:tcPr>
            <w:tcW w:w="1666" w:type="dxa"/>
            <w:tcBorders>
              <w:top w:val="single" w:sz="4" w:space="0" w:color="auto"/>
              <w:left w:val="single" w:sz="4" w:space="0" w:color="auto"/>
              <w:bottom w:val="single" w:sz="4" w:space="0" w:color="auto"/>
              <w:right w:val="single" w:sz="4" w:space="0" w:color="auto"/>
            </w:tcBorders>
          </w:tcPr>
          <w:p w14:paraId="51F8E49E" w14:textId="02503986" w:rsidR="00BE2140" w:rsidRDefault="00BE2140"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54675C83" w14:textId="6FF68FAD" w:rsidR="00BE2140" w:rsidRDefault="00BE2140"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1C54E2A3" w14:textId="294BBB36" w:rsidR="00BE2140" w:rsidRDefault="00BE2140" w:rsidP="00C344C8">
            <w:pPr>
              <w:jc w:val="center"/>
              <w:rPr>
                <w:rFonts w:cs="Arial"/>
              </w:rPr>
            </w:pPr>
            <w:r>
              <w:rPr>
                <w:rFonts w:cs="Arial"/>
              </w:rPr>
              <w:t>0.5</w:t>
            </w:r>
          </w:p>
        </w:tc>
      </w:tr>
      <w:tr w:rsidR="009341D1" w14:paraId="1115D78B"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C76EA2C" w14:textId="77777777" w:rsidR="009341D1" w:rsidRDefault="009341D1"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7902A054" w14:textId="773162A4" w:rsidR="009341D1" w:rsidRDefault="009341D1" w:rsidP="00C344C8">
            <w:pPr>
              <w:jc w:val="center"/>
              <w:rPr>
                <w:rFonts w:cs="Arial"/>
                <w:b/>
                <w:bCs/>
              </w:rPr>
            </w:pPr>
            <w:r>
              <w:rPr>
                <w:rFonts w:cs="Arial"/>
                <w:b/>
                <w:bCs/>
              </w:rPr>
              <w:t>4.</w:t>
            </w:r>
            <w:r w:rsidR="00E011F6">
              <w:rPr>
                <w:rFonts w:cs="Arial"/>
                <w:b/>
                <w:bCs/>
              </w:rPr>
              <w:t>0</w:t>
            </w:r>
          </w:p>
        </w:tc>
        <w:tc>
          <w:tcPr>
            <w:tcW w:w="1276" w:type="dxa"/>
            <w:tcBorders>
              <w:top w:val="single" w:sz="4" w:space="0" w:color="auto"/>
              <w:left w:val="single" w:sz="4" w:space="0" w:color="auto"/>
              <w:bottom w:val="single" w:sz="4" w:space="0" w:color="auto"/>
              <w:right w:val="single" w:sz="4" w:space="0" w:color="auto"/>
            </w:tcBorders>
            <w:vAlign w:val="center"/>
          </w:tcPr>
          <w:p w14:paraId="74CDAA94" w14:textId="53182381" w:rsidR="009341D1" w:rsidRDefault="00E011F6" w:rsidP="00C344C8">
            <w:pPr>
              <w:jc w:val="center"/>
              <w:rPr>
                <w:rFonts w:cs="Arial"/>
                <w:b/>
                <w:bCs/>
              </w:rPr>
            </w:pPr>
            <w:r>
              <w:rPr>
                <w:rFonts w:cs="Arial"/>
                <w:b/>
                <w:bCs/>
              </w:rPr>
              <w:t>4.0</w:t>
            </w:r>
          </w:p>
        </w:tc>
      </w:tr>
      <w:tr w:rsidR="009341D1" w14:paraId="6698161B"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DFAB901" w14:textId="77777777" w:rsidR="009341D1" w:rsidRDefault="009341D1" w:rsidP="00C344C8">
            <w:pPr>
              <w:jc w:val="center"/>
              <w:rPr>
                <w:rFonts w:cs="Arial"/>
              </w:rPr>
            </w:pPr>
            <w:r>
              <w:rPr>
                <w:rFonts w:cs="Arial"/>
                <w:color w:val="FFFFFF" w:themeColor="background1"/>
              </w:rPr>
              <w:t>Hilfestellungen</w:t>
            </w:r>
          </w:p>
        </w:tc>
      </w:tr>
      <w:tr w:rsidR="009341D1" w14:paraId="34440E14"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7394F33B" w14:textId="7BEAEE98" w:rsidR="009341D1" w:rsidRDefault="001232AB" w:rsidP="00C344C8">
            <w:pPr>
              <w:rPr>
                <w:rFonts w:cs="Arial"/>
              </w:rPr>
            </w:pPr>
            <w:r>
              <w:rPr>
                <w:rFonts w:cs="Arial"/>
              </w:rPr>
              <w:t>Für die</w:t>
            </w:r>
            <w:r w:rsidR="001B5A40">
              <w:rPr>
                <w:rFonts w:cs="Arial"/>
              </w:rPr>
              <w:t xml:space="preserve"> Schutzbedarfsanalyse innerhalb des ISDS </w:t>
            </w:r>
            <w:r>
              <w:rPr>
                <w:rFonts w:cs="Arial"/>
              </w:rPr>
              <w:t xml:space="preserve">habe ich eine </w:t>
            </w:r>
            <w:r w:rsidR="00996FF0">
              <w:rPr>
                <w:rFonts w:cs="Arial"/>
              </w:rPr>
              <w:t>Vorlage</w:t>
            </w:r>
            <w:r>
              <w:rPr>
                <w:rFonts w:cs="Arial"/>
              </w:rPr>
              <w:t xml:space="preserve"> </w:t>
            </w:r>
            <w:r w:rsidR="00996FF0">
              <w:rPr>
                <w:rFonts w:cs="Arial"/>
              </w:rPr>
              <w:t>verwendet von unsere</w:t>
            </w:r>
            <w:r w:rsidR="004F14C3">
              <w:rPr>
                <w:rFonts w:cs="Arial"/>
              </w:rPr>
              <w:t>m Dashboard-Team. Die Vorlage befindet sich im Anhang.</w:t>
            </w:r>
            <w:r>
              <w:rPr>
                <w:rFonts w:cs="Arial"/>
              </w:rPr>
              <w:t xml:space="preserve"> </w:t>
            </w:r>
            <w:r w:rsidR="003D4A8C">
              <w:rPr>
                <w:rFonts w:cs="Arial"/>
              </w:rPr>
              <w:t xml:space="preserve"> </w:t>
            </w:r>
            <w:r w:rsidR="00567FA7">
              <w:rPr>
                <w:rFonts w:cs="Arial"/>
              </w:rPr>
              <w:t xml:space="preserve"> </w:t>
            </w:r>
          </w:p>
        </w:tc>
      </w:tr>
      <w:tr w:rsidR="009341D1" w14:paraId="7B75C3C0"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1DCE19E" w14:textId="77777777" w:rsidR="009341D1" w:rsidRDefault="009341D1" w:rsidP="00C344C8">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01C847C3" w14:textId="77777777" w:rsidR="009341D1" w:rsidRDefault="009341D1" w:rsidP="00C344C8">
            <w:pPr>
              <w:jc w:val="center"/>
              <w:rPr>
                <w:rFonts w:cs="Arial"/>
                <w:color w:val="FFFFFF"/>
              </w:rPr>
            </w:pPr>
            <w:r>
              <w:rPr>
                <w:rFonts w:cs="Arial"/>
                <w:color w:val="FFFFFF" w:themeColor="background1"/>
              </w:rPr>
              <w:t>Negatives</w:t>
            </w:r>
          </w:p>
        </w:tc>
      </w:tr>
      <w:tr w:rsidR="009341D1" w14:paraId="1E6A71CF"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230415B3" w14:textId="70D35E9D" w:rsidR="009341D1" w:rsidRDefault="0072320E" w:rsidP="00C344C8">
            <w:pPr>
              <w:pStyle w:val="Listenabsatz"/>
              <w:numPr>
                <w:ilvl w:val="0"/>
                <w:numId w:val="6"/>
              </w:numPr>
              <w:rPr>
                <w:rFonts w:cs="Arial"/>
              </w:rPr>
            </w:pPr>
            <w:r>
              <w:rPr>
                <w:rFonts w:cs="Arial"/>
              </w:rPr>
              <w:t>Projektvorgehen und Projektorganisation schneller erstellt als gedacht.</w:t>
            </w:r>
          </w:p>
          <w:p w14:paraId="24DFF004" w14:textId="15CE2AE7" w:rsidR="0072320E" w:rsidRDefault="008E723B" w:rsidP="00C344C8">
            <w:pPr>
              <w:pStyle w:val="Listenabsatz"/>
              <w:numPr>
                <w:ilvl w:val="0"/>
                <w:numId w:val="6"/>
              </w:numPr>
              <w:rPr>
                <w:rFonts w:cs="Arial"/>
              </w:rPr>
            </w:pPr>
            <w:r>
              <w:rPr>
                <w:rFonts w:cs="Arial"/>
              </w:rPr>
              <w:t>Nach wie vor im Zeitplan</w:t>
            </w:r>
          </w:p>
          <w:p w14:paraId="2C52CE6F" w14:textId="77777777" w:rsidR="008E723B" w:rsidRDefault="008E723B" w:rsidP="00A97A20">
            <w:pPr>
              <w:pStyle w:val="Listenabsatz"/>
              <w:rPr>
                <w:rFonts w:cs="Arial"/>
              </w:rPr>
            </w:pPr>
          </w:p>
          <w:p w14:paraId="41657216" w14:textId="6684B6E4" w:rsidR="00567FA7" w:rsidRPr="00411D38" w:rsidRDefault="00567FA7" w:rsidP="00A06F65">
            <w:pPr>
              <w:pStyle w:val="Listenabsatz"/>
              <w:jc w:val="right"/>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38ADCF47" w14:textId="45E84EA2" w:rsidR="00A97A20" w:rsidRPr="003B6F22" w:rsidRDefault="00A97A20" w:rsidP="00A97A20">
            <w:pPr>
              <w:pStyle w:val="Listenabsatz"/>
              <w:numPr>
                <w:ilvl w:val="0"/>
                <w:numId w:val="6"/>
              </w:numPr>
              <w:rPr>
                <w:rFonts w:cs="Arial"/>
              </w:rPr>
            </w:pPr>
            <w:r>
              <w:rPr>
                <w:rFonts w:cs="Arial"/>
              </w:rPr>
              <w:t>Mehr Zeit fürs ISDS als gedacht</w:t>
            </w:r>
          </w:p>
          <w:p w14:paraId="6BD67C46" w14:textId="5EC46F7C" w:rsidR="00830F83" w:rsidRPr="003B6F22" w:rsidRDefault="00283517" w:rsidP="00C344C8">
            <w:pPr>
              <w:pStyle w:val="Listenabsatz"/>
              <w:numPr>
                <w:ilvl w:val="0"/>
                <w:numId w:val="6"/>
              </w:numPr>
              <w:rPr>
                <w:rFonts w:cs="Arial"/>
              </w:rPr>
            </w:pPr>
            <w:r>
              <w:rPr>
                <w:rFonts w:cs="Arial"/>
              </w:rPr>
              <w:t>Ablenkung</w:t>
            </w:r>
          </w:p>
        </w:tc>
      </w:tr>
      <w:tr w:rsidR="009341D1" w14:paraId="3D808DB6"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749CC6B9" w14:textId="77777777" w:rsidR="009341D1" w:rsidRDefault="009341D1" w:rsidP="00C344C8">
            <w:pPr>
              <w:jc w:val="center"/>
              <w:rPr>
                <w:rFonts w:cs="Arial"/>
              </w:rPr>
            </w:pPr>
            <w:r>
              <w:rPr>
                <w:rFonts w:cs="Arial"/>
                <w:color w:val="FFFFFF" w:themeColor="background1"/>
              </w:rPr>
              <w:t>Reflexion</w:t>
            </w:r>
          </w:p>
        </w:tc>
      </w:tr>
      <w:tr w:rsidR="009341D1" w14:paraId="4F6FA2D1"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07C9452E" w14:textId="3BF3E0F9" w:rsidR="00F5719F" w:rsidRDefault="00567FA7" w:rsidP="00C344C8">
            <w:pPr>
              <w:rPr>
                <w:rFonts w:cs="Arial"/>
              </w:rPr>
            </w:pPr>
            <w:r>
              <w:rPr>
                <w:rFonts w:cs="Arial"/>
              </w:rPr>
              <w:t xml:space="preserve">Den Projektstart habe ich hinter mir, es ist bereits der zweite Projekttag. </w:t>
            </w:r>
            <w:r w:rsidR="008E387F">
              <w:rPr>
                <w:rFonts w:cs="Arial"/>
              </w:rPr>
              <w:t xml:space="preserve">Glücklicherweise bin </w:t>
            </w:r>
            <w:r w:rsidR="00F5719F">
              <w:rPr>
                <w:rFonts w:cs="Arial"/>
              </w:rPr>
              <w:t>ich immer noch im Zeitplan</w:t>
            </w:r>
            <w:r w:rsidR="00D10B70">
              <w:rPr>
                <w:rFonts w:cs="Arial"/>
              </w:rPr>
              <w:t xml:space="preserve">. </w:t>
            </w:r>
            <w:r w:rsidR="00692EF8">
              <w:rPr>
                <w:rFonts w:cs="Arial"/>
              </w:rPr>
              <w:t>Ich merkte, dass ich etwas abgelenkt vom Lärm der anderen Klasse war. Unglück</w:t>
            </w:r>
            <w:r w:rsidR="00CC5BA6">
              <w:rPr>
                <w:rFonts w:cs="Arial"/>
              </w:rPr>
              <w:t>licherweise hatte ich vergessen, meine Kopfhörer mitzunehmen; ich konnte mich also nicht so gut a</w:t>
            </w:r>
            <w:r w:rsidR="00C74F74">
              <w:rPr>
                <w:rFonts w:cs="Arial"/>
              </w:rPr>
              <w:t xml:space="preserve">bschirmen. Insgesamt bin ich aber zufrieden mit dem heutigen </w:t>
            </w:r>
            <w:ins w:id="133" w:author="Therese" w:date="2021-11-25T14:25:00Z">
              <w:r w:rsidR="00364779">
                <w:rPr>
                  <w:rFonts w:cs="Arial"/>
                </w:rPr>
                <w:t>F</w:t>
              </w:r>
            </w:ins>
            <w:del w:id="134" w:author="Therese" w:date="2021-11-25T14:25:00Z">
              <w:r w:rsidR="00111588" w:rsidDel="00364779">
                <w:rPr>
                  <w:rFonts w:cs="Arial"/>
                </w:rPr>
                <w:delText>V</w:delText>
              </w:r>
            </w:del>
            <w:r w:rsidR="00111588">
              <w:rPr>
                <w:rFonts w:cs="Arial"/>
              </w:rPr>
              <w:t>or</w:t>
            </w:r>
            <w:ins w:id="135" w:author="Therese" w:date="2021-11-25T14:25:00Z">
              <w:r w:rsidR="00364779">
                <w:rPr>
                  <w:rFonts w:cs="Arial"/>
                </w:rPr>
                <w:t>t</w:t>
              </w:r>
            </w:ins>
            <w:r w:rsidR="00111588">
              <w:rPr>
                <w:rFonts w:cs="Arial"/>
              </w:rPr>
              <w:t>schritt</w:t>
            </w:r>
            <w:r w:rsidR="00C74F74">
              <w:rPr>
                <w:rFonts w:cs="Arial"/>
              </w:rPr>
              <w:t>.</w:t>
            </w:r>
          </w:p>
        </w:tc>
      </w:tr>
      <w:tr w:rsidR="009341D1" w14:paraId="31D7AADB"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8C6131B" w14:textId="77777777" w:rsidR="009341D1" w:rsidRDefault="009341D1" w:rsidP="00C344C8">
            <w:pPr>
              <w:jc w:val="center"/>
              <w:rPr>
                <w:rFonts w:cs="Arial"/>
              </w:rPr>
            </w:pPr>
            <w:r>
              <w:rPr>
                <w:rFonts w:cs="Arial"/>
                <w:color w:val="FFFFFF" w:themeColor="background1"/>
              </w:rPr>
              <w:t>Weiteres Vorgehen</w:t>
            </w:r>
          </w:p>
        </w:tc>
      </w:tr>
      <w:tr w:rsidR="009341D1" w14:paraId="2F1D53C0"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39C2684E" w14:textId="0D509F52" w:rsidR="009341D1" w:rsidRDefault="00B84052" w:rsidP="00C344C8">
            <w:pPr>
              <w:pStyle w:val="Listenabsatz"/>
              <w:keepNext/>
              <w:numPr>
                <w:ilvl w:val="0"/>
                <w:numId w:val="7"/>
              </w:numPr>
              <w:spacing w:after="0" w:line="360" w:lineRule="auto"/>
              <w:rPr>
                <w:rFonts w:cs="Arial"/>
              </w:rPr>
            </w:pPr>
            <w:r>
              <w:rPr>
                <w:rFonts w:cs="Arial"/>
              </w:rPr>
              <w:t>Technische Risikoanalyse</w:t>
            </w:r>
          </w:p>
          <w:p w14:paraId="72283C85" w14:textId="1C72665C" w:rsidR="009341D1" w:rsidRPr="00026B37" w:rsidRDefault="00B84052" w:rsidP="00C344C8">
            <w:pPr>
              <w:pStyle w:val="Listenabsatz"/>
              <w:keepNext/>
              <w:numPr>
                <w:ilvl w:val="0"/>
                <w:numId w:val="7"/>
              </w:numPr>
              <w:spacing w:after="0" w:line="360" w:lineRule="auto"/>
              <w:rPr>
                <w:rFonts w:cs="Arial"/>
              </w:rPr>
            </w:pPr>
            <w:r>
              <w:rPr>
                <w:rFonts w:cs="Arial"/>
              </w:rPr>
              <w:t>Phasenfreigabe</w:t>
            </w:r>
            <w:r w:rsidR="00105DCB">
              <w:rPr>
                <w:rFonts w:cs="Arial"/>
              </w:rPr>
              <w:t xml:space="preserve"> Initialisierung</w:t>
            </w:r>
          </w:p>
          <w:p w14:paraId="2A741113" w14:textId="77777777" w:rsidR="009341D1" w:rsidRDefault="00764196" w:rsidP="000C4B19">
            <w:pPr>
              <w:pStyle w:val="Listenabsatz"/>
              <w:keepNext/>
              <w:numPr>
                <w:ilvl w:val="0"/>
                <w:numId w:val="7"/>
              </w:numPr>
              <w:spacing w:after="0" w:line="360" w:lineRule="auto"/>
              <w:rPr>
                <w:rFonts w:cs="Arial"/>
              </w:rPr>
            </w:pPr>
            <w:r>
              <w:rPr>
                <w:rFonts w:cs="Arial"/>
              </w:rPr>
              <w:t>Ist/Soll anal</w:t>
            </w:r>
            <w:r w:rsidR="009567E8">
              <w:rPr>
                <w:rFonts w:cs="Arial"/>
              </w:rPr>
              <w:t>ysiere</w:t>
            </w:r>
            <w:r w:rsidR="00D948B7">
              <w:rPr>
                <w:rFonts w:cs="Arial"/>
              </w:rPr>
              <w:t>n</w:t>
            </w:r>
          </w:p>
          <w:p w14:paraId="6F3DC0E0" w14:textId="121B1A05" w:rsidR="00B75296" w:rsidRPr="000C4B19" w:rsidRDefault="00AB5424" w:rsidP="000C4B19">
            <w:pPr>
              <w:pStyle w:val="Listenabsatz"/>
              <w:keepNext/>
              <w:numPr>
                <w:ilvl w:val="0"/>
                <w:numId w:val="7"/>
              </w:numPr>
              <w:spacing w:after="0" w:line="360" w:lineRule="auto"/>
              <w:rPr>
                <w:rFonts w:cs="Arial"/>
              </w:rPr>
            </w:pPr>
            <w:r>
              <w:rPr>
                <w:rFonts w:cs="Arial"/>
              </w:rPr>
              <w:t>Abgrenzungskriterien</w:t>
            </w:r>
            <w:r w:rsidR="00B75296">
              <w:rPr>
                <w:rFonts w:cs="Arial"/>
              </w:rPr>
              <w:t xml:space="preserve"> dokumentieren</w:t>
            </w:r>
          </w:p>
        </w:tc>
      </w:tr>
    </w:tbl>
    <w:p w14:paraId="101B8171" w14:textId="678336DC" w:rsidR="002B20B3" w:rsidRDefault="00E35744" w:rsidP="00E35744">
      <w:pPr>
        <w:pStyle w:val="Beschriftung"/>
      </w:pPr>
      <w:bookmarkStart w:id="136" w:name="_Toc88468798"/>
      <w:r>
        <w:t xml:space="preserve">Tabelle </w:t>
      </w:r>
      <w:r w:rsidR="0034038F">
        <w:fldChar w:fldCharType="begin"/>
      </w:r>
      <w:r w:rsidR="0034038F">
        <w:instrText xml:space="preserve"> SEQ Tabelle \* ARABIC </w:instrText>
      </w:r>
      <w:r w:rsidR="0034038F">
        <w:fldChar w:fldCharType="separate"/>
      </w:r>
      <w:r w:rsidR="00E2796F">
        <w:rPr>
          <w:noProof/>
        </w:rPr>
        <w:t>9</w:t>
      </w:r>
      <w:r w:rsidR="0034038F">
        <w:rPr>
          <w:noProof/>
        </w:rPr>
        <w:fldChar w:fldCharType="end"/>
      </w:r>
      <w:r w:rsidR="002F2D19">
        <w:rPr>
          <w:noProof/>
        </w:rPr>
        <w:t>: Tagesjournal 16.11.21</w:t>
      </w:r>
      <w:bookmarkEnd w:id="136"/>
    </w:p>
    <w:p w14:paraId="07BC449C" w14:textId="4673C103" w:rsidR="00830F83" w:rsidRDefault="005619EB" w:rsidP="00830F83">
      <w:pPr>
        <w:pStyle w:val="berschrift2"/>
      </w:pPr>
      <w:bookmarkStart w:id="137" w:name="_Toc88727842"/>
      <w:r>
        <w:lastRenderedPageBreak/>
        <w:t>Mittwoch</w:t>
      </w:r>
      <w:r w:rsidR="00830F83">
        <w:t>, 1</w:t>
      </w:r>
      <w:r w:rsidR="00B85466">
        <w:t>7</w:t>
      </w:r>
      <w:r w:rsidR="00830F83">
        <w:t xml:space="preserve">. </w:t>
      </w:r>
      <w:r w:rsidR="00B85466">
        <w:t>November</w:t>
      </w:r>
      <w:r w:rsidR="00830F83">
        <w:t xml:space="preserve"> 2021</w:t>
      </w:r>
      <w:bookmarkEnd w:id="137"/>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830F83" w14:paraId="3CB27125"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5CA0C154" w14:textId="77777777" w:rsidR="00830F83" w:rsidRDefault="00830F83"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E25973F" w14:textId="77777777" w:rsidR="00830F83" w:rsidRDefault="00830F83"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3281CA9" w14:textId="77777777" w:rsidR="00830F83" w:rsidRPr="006640E9" w:rsidRDefault="00830F83"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4E051E4" w14:textId="77777777" w:rsidR="00830F83" w:rsidRDefault="00830F83"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830F83" w14:paraId="09E0D0DE"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24AB5FB3" w14:textId="53563CA1" w:rsidR="00830F83" w:rsidRDefault="00AA24DC" w:rsidP="00C344C8">
            <w:pPr>
              <w:rPr>
                <w:rFonts w:cs="Arial"/>
                <w:b/>
              </w:rPr>
            </w:pPr>
            <w:r>
              <w:rPr>
                <w:rFonts w:cs="Arial"/>
                <w:b/>
              </w:rPr>
              <w:t>Technische Risikoanalyse</w:t>
            </w:r>
          </w:p>
          <w:p w14:paraId="5D8325E6" w14:textId="151BF64F" w:rsidR="00830F83" w:rsidRDefault="000248FB" w:rsidP="00C344C8">
            <w:r>
              <w:t>Als erste Tätigkeit des Tages habe ich die Technische Risikoanalyse erstellt</w:t>
            </w:r>
            <w:r w:rsidR="006C107F">
              <w:t>.</w:t>
            </w:r>
            <w:r w:rsidR="001636EF">
              <w:t xml:space="preserve"> Insgesamt habe ich 7 Risiken </w:t>
            </w:r>
            <w:r w:rsidR="00113E25">
              <w:t xml:space="preserve">definiert. </w:t>
            </w:r>
          </w:p>
        </w:tc>
        <w:tc>
          <w:tcPr>
            <w:tcW w:w="1666" w:type="dxa"/>
            <w:tcBorders>
              <w:top w:val="single" w:sz="4" w:space="0" w:color="auto"/>
              <w:left w:val="single" w:sz="4" w:space="0" w:color="auto"/>
              <w:bottom w:val="single" w:sz="4" w:space="0" w:color="auto"/>
              <w:right w:val="single" w:sz="4" w:space="0" w:color="auto"/>
            </w:tcBorders>
          </w:tcPr>
          <w:p w14:paraId="0B51DA86" w14:textId="21D205BA" w:rsidR="00830F83" w:rsidRDefault="00830F83" w:rsidP="00C344C8">
            <w:pPr>
              <w:rPr>
                <w:rFonts w:cs="Arial"/>
              </w:rPr>
            </w:pPr>
            <w:r>
              <w:rPr>
                <w:rFonts w:cs="Arial"/>
              </w:rPr>
              <w:t>M. Schmid</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5E3904B8" w14:textId="03BCEB55" w:rsidR="00830F83" w:rsidRDefault="00EB2D2F"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4C76EFF8" w14:textId="755903EC" w:rsidR="00830F83" w:rsidRDefault="00EB2D2F" w:rsidP="00C344C8">
            <w:pPr>
              <w:jc w:val="center"/>
              <w:rPr>
                <w:rFonts w:cs="Arial"/>
              </w:rPr>
            </w:pPr>
            <w:r>
              <w:rPr>
                <w:rFonts w:cs="Arial"/>
              </w:rPr>
              <w:t>1</w:t>
            </w:r>
          </w:p>
        </w:tc>
      </w:tr>
      <w:tr w:rsidR="00830F83" w14:paraId="7E0A28D0"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10B98AFA" w14:textId="5BA92BBD" w:rsidR="00830F83" w:rsidRDefault="0060558B" w:rsidP="00C344C8">
            <w:pPr>
              <w:rPr>
                <w:rFonts w:cs="Arial"/>
                <w:b/>
              </w:rPr>
            </w:pPr>
            <w:r>
              <w:rPr>
                <w:rFonts w:cs="Arial"/>
                <w:b/>
              </w:rPr>
              <w:t>Phasen</w:t>
            </w:r>
            <w:r w:rsidR="007B7319">
              <w:rPr>
                <w:rFonts w:cs="Arial"/>
                <w:b/>
              </w:rPr>
              <w:t xml:space="preserve">freigabe: Phase </w:t>
            </w:r>
            <w:r w:rsidR="00AA7132">
              <w:rPr>
                <w:rFonts w:cs="Arial"/>
                <w:b/>
              </w:rPr>
              <w:t>Ini</w:t>
            </w:r>
            <w:r w:rsidR="00BC270B">
              <w:rPr>
                <w:rFonts w:cs="Arial"/>
                <w:b/>
              </w:rPr>
              <w:t>tialisierung</w:t>
            </w:r>
          </w:p>
          <w:p w14:paraId="39154062" w14:textId="62F223FC" w:rsidR="00830F83" w:rsidRPr="006640E9" w:rsidRDefault="00F879DC" w:rsidP="00C344C8">
            <w:r>
              <w:t>Da in der Projektmethode Hermes 5.1 die Phase Initialisierung die erste Phase ist</w:t>
            </w:r>
            <w:ins w:id="138" w:author="Therese" w:date="2021-11-25T14:25:00Z">
              <w:r w:rsidR="00364779">
                <w:t>,</w:t>
              </w:r>
            </w:ins>
            <w:r>
              <w:t xml:space="preserve"> braucht es e</w:t>
            </w:r>
            <w:ins w:id="139" w:author="Therese" w:date="2021-11-25T14:25:00Z">
              <w:r w:rsidR="00364779">
                <w:t>i</w:t>
              </w:r>
            </w:ins>
            <w:r>
              <w:t>gentlich keine Phasenfreigabe</w:t>
            </w:r>
            <w:ins w:id="140" w:author="Therese" w:date="2021-11-25T14:26:00Z">
              <w:r w:rsidR="00364779">
                <w:t>.</w:t>
              </w:r>
            </w:ins>
            <w:del w:id="141" w:author="Therese" w:date="2021-11-25T14:26:00Z">
              <w:r w:rsidR="00BA4273" w:rsidDel="00364779">
                <w:delText>;</w:delText>
              </w:r>
            </w:del>
            <w:r>
              <w:t xml:space="preserve"> </w:t>
            </w:r>
            <w:r w:rsidR="00BA4273">
              <w:t>I</w:t>
            </w:r>
            <w:r>
              <w:t>n der Vor-IPA ist dies anders, da es noch einen formalen Tei</w:t>
            </w:r>
            <w:r w:rsidR="00BA4273">
              <w:t>l</w:t>
            </w:r>
            <w:r>
              <w:t xml:space="preserve"> gibt</w:t>
            </w:r>
            <w:r w:rsidR="00BA4273">
              <w:t>, welcher abgenommen werden muss, ehe die Phase Initialisierung gestartet werden kann</w:t>
            </w:r>
            <w:r>
              <w:t>.</w:t>
            </w:r>
            <w:r w:rsidR="005B2ED5">
              <w:t xml:space="preserve"> </w:t>
            </w:r>
            <w:r w:rsidR="00091EFB">
              <w:t>Cuno Vollenweider hat mir die Phasenfreigabe mündlich erteilt.</w:t>
            </w:r>
            <w:r w:rsidR="002F0D8F">
              <w:t xml:space="preserve"> Er hat</w:t>
            </w:r>
            <w:r w:rsidR="0087446C">
              <w:t xml:space="preserve"> </w:t>
            </w:r>
            <w:r w:rsidR="00E60F49">
              <w:t xml:space="preserve">gewünscht, dass ich </w:t>
            </w:r>
            <w:r w:rsidR="009E62F2">
              <w:t xml:space="preserve">den </w:t>
            </w:r>
            <w:r w:rsidR="000B4EA4">
              <w:t>vom Detailbeschreib übernomm</w:t>
            </w:r>
            <w:r w:rsidR="00085F4E">
              <w:t xml:space="preserve">ene </w:t>
            </w:r>
            <w:commentRangeStart w:id="142"/>
            <w:r w:rsidR="00C00D43">
              <w:t>in</w:t>
            </w:r>
            <w:commentRangeEnd w:id="142"/>
            <w:r w:rsidR="00364779">
              <w:rPr>
                <w:rStyle w:val="Kommentarzeichen"/>
              </w:rPr>
              <w:commentReference w:id="142"/>
            </w:r>
            <w:r w:rsidR="00C00D43">
              <w:t xml:space="preserve"> gewissen Punkten</w:t>
            </w:r>
            <w:r w:rsidR="009E62F2">
              <w:t xml:space="preserve"> konkretisiere.</w:t>
            </w:r>
          </w:p>
        </w:tc>
        <w:tc>
          <w:tcPr>
            <w:tcW w:w="1666" w:type="dxa"/>
            <w:tcBorders>
              <w:top w:val="single" w:sz="4" w:space="0" w:color="auto"/>
              <w:left w:val="single" w:sz="4" w:space="0" w:color="auto"/>
              <w:bottom w:val="single" w:sz="4" w:space="0" w:color="auto"/>
              <w:right w:val="single" w:sz="4" w:space="0" w:color="auto"/>
            </w:tcBorders>
          </w:tcPr>
          <w:p w14:paraId="7F53C5D7" w14:textId="77777777" w:rsidR="00830F83" w:rsidRDefault="00830F83"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BD9CBEE" w14:textId="50876349" w:rsidR="00830F83" w:rsidRDefault="002C289E" w:rsidP="00C344C8">
            <w:pPr>
              <w:jc w:val="center"/>
              <w:rPr>
                <w:rFonts w:cs="Arial"/>
              </w:rPr>
            </w:pPr>
            <w:r>
              <w:rPr>
                <w:rFonts w:cs="Arial"/>
              </w:rPr>
              <w:t>0.25</w:t>
            </w:r>
          </w:p>
        </w:tc>
        <w:tc>
          <w:tcPr>
            <w:tcW w:w="1276" w:type="dxa"/>
            <w:tcBorders>
              <w:top w:val="single" w:sz="4" w:space="0" w:color="auto"/>
              <w:left w:val="single" w:sz="4" w:space="0" w:color="auto"/>
              <w:bottom w:val="single" w:sz="4" w:space="0" w:color="auto"/>
              <w:right w:val="single" w:sz="4" w:space="0" w:color="auto"/>
            </w:tcBorders>
          </w:tcPr>
          <w:p w14:paraId="7D7148FE" w14:textId="3F14D9AE" w:rsidR="00830F83" w:rsidRDefault="00C731AD" w:rsidP="00C344C8">
            <w:pPr>
              <w:jc w:val="center"/>
              <w:rPr>
                <w:rFonts w:cs="Arial"/>
              </w:rPr>
            </w:pPr>
            <w:r>
              <w:rPr>
                <w:rFonts w:cs="Arial"/>
              </w:rPr>
              <w:t>0.25</w:t>
            </w:r>
          </w:p>
        </w:tc>
      </w:tr>
      <w:tr w:rsidR="0023006E" w14:paraId="45E00B01"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CDF7205" w14:textId="7A7F24F9" w:rsidR="00C162BA" w:rsidRDefault="00C162BA" w:rsidP="00C162BA">
            <w:pPr>
              <w:rPr>
                <w:rFonts w:cs="Arial"/>
                <w:b/>
              </w:rPr>
            </w:pPr>
            <w:r>
              <w:rPr>
                <w:rFonts w:cs="Arial"/>
                <w:b/>
              </w:rPr>
              <w:t>Ist</w:t>
            </w:r>
            <w:r w:rsidR="00BF4E90">
              <w:rPr>
                <w:rFonts w:cs="Arial"/>
                <w:b/>
              </w:rPr>
              <w:t>/</w:t>
            </w:r>
            <w:r>
              <w:rPr>
                <w:rFonts w:cs="Arial"/>
                <w:b/>
              </w:rPr>
              <w:t>Soll Studie</w:t>
            </w:r>
          </w:p>
          <w:p w14:paraId="03684441" w14:textId="111D96F1" w:rsidR="0023006E" w:rsidRDefault="00184216" w:rsidP="00C162BA">
            <w:pPr>
              <w:rPr>
                <w:rFonts w:cs="Arial"/>
                <w:b/>
              </w:rPr>
            </w:pPr>
            <w:r>
              <w:rPr>
                <w:rFonts w:cs="Arial"/>
                <w:bCs/>
              </w:rPr>
              <w:t>Die erste Tätigkeit in der Phase Initialisierung war die Ist</w:t>
            </w:r>
            <w:r w:rsidR="00BF4E90">
              <w:rPr>
                <w:rFonts w:cs="Arial"/>
                <w:bCs/>
              </w:rPr>
              <w:t xml:space="preserve">/Soll Studie. </w:t>
            </w:r>
            <w:r w:rsidR="009473D5">
              <w:rPr>
                <w:rFonts w:cs="Arial"/>
                <w:bCs/>
              </w:rPr>
              <w:t xml:space="preserve">Mit der Ist Situation bin ich als </w:t>
            </w:r>
            <w:r w:rsidR="00481CBD">
              <w:rPr>
                <w:rFonts w:cs="Arial"/>
                <w:bCs/>
              </w:rPr>
              <w:t>Lernender vertraut. Die Soll Situation konnte ich aus der Aufgabenstellung ziehen.</w:t>
            </w:r>
            <w:r w:rsidR="00BF4E90">
              <w:rPr>
                <w:rFonts w:cs="Arial"/>
                <w:bCs/>
              </w:rPr>
              <w:t xml:space="preserve"> </w:t>
            </w:r>
          </w:p>
        </w:tc>
        <w:tc>
          <w:tcPr>
            <w:tcW w:w="1666" w:type="dxa"/>
            <w:tcBorders>
              <w:top w:val="single" w:sz="4" w:space="0" w:color="auto"/>
              <w:left w:val="single" w:sz="4" w:space="0" w:color="auto"/>
              <w:bottom w:val="single" w:sz="4" w:space="0" w:color="auto"/>
              <w:right w:val="single" w:sz="4" w:space="0" w:color="auto"/>
            </w:tcBorders>
          </w:tcPr>
          <w:p w14:paraId="520F1E6B" w14:textId="3338561E" w:rsidR="0023006E" w:rsidRDefault="008F4B84"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90EE08A" w14:textId="0D2D9B60" w:rsidR="0023006E" w:rsidRDefault="008F4B84"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3AC8D6AA" w14:textId="5653DD08" w:rsidR="0023006E" w:rsidRDefault="008F4B84" w:rsidP="00C344C8">
            <w:pPr>
              <w:jc w:val="center"/>
              <w:rPr>
                <w:rFonts w:cs="Arial"/>
              </w:rPr>
            </w:pPr>
            <w:r>
              <w:rPr>
                <w:rFonts w:cs="Arial"/>
              </w:rPr>
              <w:t>0.5</w:t>
            </w:r>
          </w:p>
        </w:tc>
      </w:tr>
      <w:tr w:rsidR="00830F83" w14:paraId="7394290F"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66CCAD2B" w14:textId="6FC5D729" w:rsidR="00830F83" w:rsidRDefault="00D41FAA" w:rsidP="00C344C8">
            <w:pPr>
              <w:rPr>
                <w:rFonts w:cs="Arial"/>
                <w:b/>
              </w:rPr>
            </w:pPr>
            <w:r>
              <w:rPr>
                <w:rFonts w:cs="Arial"/>
                <w:b/>
              </w:rPr>
              <w:t>Ziele definieren</w:t>
            </w:r>
          </w:p>
          <w:p w14:paraId="551C4354" w14:textId="2FD7A62A" w:rsidR="00830F83" w:rsidRDefault="00D41FAA" w:rsidP="00C344C8">
            <w:r>
              <w:t>Als nächstes hab</w:t>
            </w:r>
            <w:r w:rsidR="001F396F">
              <w:t>e</w:t>
            </w:r>
            <w:r>
              <w:t xml:space="preserve"> ich mich an das Definieren von Zielen gemacht.</w:t>
            </w:r>
            <w:r w:rsidR="001F396F">
              <w:t xml:space="preserve"> </w:t>
            </w:r>
            <w:r w:rsidR="00EF0DDD">
              <w:t>Die Z</w:t>
            </w:r>
            <w:ins w:id="143" w:author="Therese" w:date="2021-11-25T14:27:00Z">
              <w:r w:rsidR="00364779">
                <w:t>ie</w:t>
              </w:r>
            </w:ins>
            <w:del w:id="144" w:author="Therese" w:date="2021-11-25T14:27:00Z">
              <w:r w:rsidR="00EF0DDD" w:rsidDel="00364779">
                <w:delText>ei</w:delText>
              </w:r>
            </w:del>
            <w:r w:rsidR="00EF0DDD">
              <w:t xml:space="preserve">le habe ich unterteilt in </w:t>
            </w:r>
            <w:ins w:id="145" w:author="Therese" w:date="2021-11-25T14:28:00Z">
              <w:r w:rsidR="00364779">
                <w:t>p</w:t>
              </w:r>
            </w:ins>
            <w:del w:id="146" w:author="Therese" w:date="2021-11-25T14:28:00Z">
              <w:r w:rsidR="00EF0DDD" w:rsidDel="00364779">
                <w:delText>P</w:delText>
              </w:r>
            </w:del>
            <w:r w:rsidR="00EF0DDD">
              <w:t>ersönliche</w:t>
            </w:r>
            <w:ins w:id="147" w:author="Therese" w:date="2021-11-25T14:28:00Z">
              <w:r w:rsidR="00364779">
                <w:t xml:space="preserve"> Ziele</w:t>
              </w:r>
            </w:ins>
            <w:del w:id="148" w:author="Therese" w:date="2021-11-25T14:28:00Z">
              <w:r w:rsidR="00EF0DDD" w:rsidDel="00364779">
                <w:delText>-</w:delText>
              </w:r>
            </w:del>
            <w:r w:rsidR="00EF0DDD">
              <w:t xml:space="preserve"> und Projektziele.</w:t>
            </w:r>
          </w:p>
        </w:tc>
        <w:tc>
          <w:tcPr>
            <w:tcW w:w="1666" w:type="dxa"/>
            <w:tcBorders>
              <w:top w:val="single" w:sz="4" w:space="0" w:color="auto"/>
              <w:left w:val="single" w:sz="4" w:space="0" w:color="auto"/>
              <w:bottom w:val="single" w:sz="4" w:space="0" w:color="auto"/>
              <w:right w:val="single" w:sz="4" w:space="0" w:color="auto"/>
            </w:tcBorders>
          </w:tcPr>
          <w:p w14:paraId="384FDF42" w14:textId="77777777" w:rsidR="00830F83" w:rsidRDefault="00830F83"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B34B679" w14:textId="411F8E34" w:rsidR="00830F83" w:rsidRDefault="00C731AD"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60493571" w14:textId="28133E01" w:rsidR="00830F83" w:rsidRDefault="00C731AD" w:rsidP="00C344C8">
            <w:pPr>
              <w:jc w:val="center"/>
              <w:rPr>
                <w:rFonts w:cs="Arial"/>
              </w:rPr>
            </w:pPr>
            <w:r>
              <w:rPr>
                <w:rFonts w:cs="Arial"/>
              </w:rPr>
              <w:t>0.75</w:t>
            </w:r>
          </w:p>
        </w:tc>
      </w:tr>
      <w:tr w:rsidR="00F94838" w14:paraId="3ECAC2C6"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6F105519" w14:textId="77777777" w:rsidR="0057455E" w:rsidRDefault="0057455E" w:rsidP="0057455E">
            <w:pPr>
              <w:rPr>
                <w:rFonts w:cs="Arial"/>
                <w:b/>
              </w:rPr>
            </w:pPr>
            <w:r>
              <w:rPr>
                <w:rFonts w:cs="Arial"/>
                <w:b/>
              </w:rPr>
              <w:t>Dokumentation überarbeiten</w:t>
            </w:r>
          </w:p>
          <w:p w14:paraId="370B79F4" w14:textId="609D9F29" w:rsidR="00F94838" w:rsidRDefault="0057455E" w:rsidP="0057455E">
            <w:pPr>
              <w:rPr>
                <w:rFonts w:cs="Arial"/>
                <w:b/>
              </w:rPr>
            </w:pPr>
            <w:r w:rsidRPr="00901BA2">
              <w:rPr>
                <w:rFonts w:cs="Arial"/>
                <w:bCs/>
              </w:rPr>
              <w:t>Ich</w:t>
            </w:r>
            <w:r>
              <w:rPr>
                <w:rFonts w:cs="Arial"/>
                <w:bCs/>
              </w:rPr>
              <w:t xml:space="preserve"> habe die einzelnen Punkte fortlaufend dokumentiert.</w:t>
            </w:r>
          </w:p>
        </w:tc>
        <w:tc>
          <w:tcPr>
            <w:tcW w:w="1666" w:type="dxa"/>
            <w:tcBorders>
              <w:top w:val="single" w:sz="4" w:space="0" w:color="auto"/>
              <w:left w:val="single" w:sz="4" w:space="0" w:color="auto"/>
              <w:bottom w:val="single" w:sz="4" w:space="0" w:color="auto"/>
              <w:right w:val="single" w:sz="4" w:space="0" w:color="auto"/>
            </w:tcBorders>
          </w:tcPr>
          <w:p w14:paraId="4E524E65" w14:textId="66EA5524" w:rsidR="00F94838" w:rsidRDefault="0057455E"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69660D7" w14:textId="531C2379" w:rsidR="00F94838" w:rsidRDefault="0057455E"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120E0461" w14:textId="7989B33E" w:rsidR="00F94838" w:rsidRDefault="0057455E" w:rsidP="00C344C8">
            <w:pPr>
              <w:jc w:val="center"/>
              <w:rPr>
                <w:rFonts w:cs="Arial"/>
              </w:rPr>
            </w:pPr>
            <w:r>
              <w:rPr>
                <w:rFonts w:cs="Arial"/>
              </w:rPr>
              <w:t>1</w:t>
            </w:r>
          </w:p>
        </w:tc>
      </w:tr>
      <w:tr w:rsidR="000D01AE" w14:paraId="0312779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C1D263A" w14:textId="33237643" w:rsidR="00ED7D7C" w:rsidRDefault="00F94838" w:rsidP="00ED7D7C">
            <w:pPr>
              <w:rPr>
                <w:rFonts w:cs="Arial"/>
                <w:b/>
              </w:rPr>
            </w:pPr>
            <w:r>
              <w:rPr>
                <w:rFonts w:cs="Arial"/>
                <w:b/>
              </w:rPr>
              <w:t>Arbeitsjournal schreiben</w:t>
            </w:r>
          </w:p>
          <w:p w14:paraId="37517931" w14:textId="1FEC4802" w:rsidR="000D01AE" w:rsidRDefault="00B16172" w:rsidP="00ED7D7C">
            <w:pPr>
              <w:rPr>
                <w:rFonts w:cs="Arial"/>
                <w:b/>
              </w:rPr>
            </w:pPr>
            <w:r>
              <w:lastRenderedPageBreak/>
              <w:t>Am Schluss des Tages habe ich das lang</w:t>
            </w:r>
            <w:r w:rsidR="00ED7D7C">
              <w:t xml:space="preserve"> ersehnte AJ geschrieben, die einzige repetitive Arbeit des Tages.</w:t>
            </w:r>
          </w:p>
        </w:tc>
        <w:tc>
          <w:tcPr>
            <w:tcW w:w="1666" w:type="dxa"/>
            <w:tcBorders>
              <w:top w:val="single" w:sz="4" w:space="0" w:color="auto"/>
              <w:left w:val="single" w:sz="4" w:space="0" w:color="auto"/>
              <w:bottom w:val="single" w:sz="4" w:space="0" w:color="auto"/>
              <w:right w:val="single" w:sz="4" w:space="0" w:color="auto"/>
            </w:tcBorders>
          </w:tcPr>
          <w:p w14:paraId="4BA33088" w14:textId="78945228" w:rsidR="000D01AE" w:rsidRDefault="00ED7D7C" w:rsidP="00C344C8">
            <w:pPr>
              <w:rPr>
                <w:rFonts w:cs="Arial"/>
              </w:rPr>
            </w:pPr>
            <w:r>
              <w:rPr>
                <w:rFonts w:cs="Arial"/>
              </w:rPr>
              <w:lastRenderedPageBreak/>
              <w:t>M. Schmid</w:t>
            </w:r>
          </w:p>
        </w:tc>
        <w:tc>
          <w:tcPr>
            <w:tcW w:w="1417" w:type="dxa"/>
            <w:tcBorders>
              <w:top w:val="single" w:sz="4" w:space="0" w:color="auto"/>
              <w:left w:val="single" w:sz="4" w:space="0" w:color="auto"/>
              <w:bottom w:val="single" w:sz="4" w:space="0" w:color="auto"/>
              <w:right w:val="single" w:sz="4" w:space="0" w:color="auto"/>
            </w:tcBorders>
          </w:tcPr>
          <w:p w14:paraId="4E89A22E" w14:textId="48B13885" w:rsidR="000D01AE" w:rsidRDefault="00ED7D7C"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111F9136" w14:textId="4045AB8C" w:rsidR="000D01AE" w:rsidRDefault="00ED7D7C" w:rsidP="00C344C8">
            <w:pPr>
              <w:jc w:val="center"/>
              <w:rPr>
                <w:rFonts w:cs="Arial"/>
              </w:rPr>
            </w:pPr>
            <w:r>
              <w:rPr>
                <w:rFonts w:cs="Arial"/>
              </w:rPr>
              <w:t>0.5</w:t>
            </w:r>
          </w:p>
        </w:tc>
      </w:tr>
      <w:tr w:rsidR="00830F83" w14:paraId="136102BC"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676732AD" w14:textId="77777777" w:rsidR="00830F83" w:rsidRDefault="00830F83"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7D1014A6" w14:textId="79B356C1" w:rsidR="00830F83" w:rsidRDefault="00993D6A" w:rsidP="00C344C8">
            <w:pPr>
              <w:jc w:val="center"/>
              <w:rPr>
                <w:rFonts w:cs="Arial"/>
                <w:b/>
                <w:bCs/>
              </w:rPr>
            </w:pPr>
            <w:r>
              <w:rPr>
                <w:rFonts w:cs="Arial"/>
                <w:b/>
                <w:bCs/>
              </w:rPr>
              <w:t>3.75</w:t>
            </w:r>
          </w:p>
        </w:tc>
        <w:tc>
          <w:tcPr>
            <w:tcW w:w="1276" w:type="dxa"/>
            <w:tcBorders>
              <w:top w:val="single" w:sz="4" w:space="0" w:color="auto"/>
              <w:left w:val="single" w:sz="4" w:space="0" w:color="auto"/>
              <w:bottom w:val="single" w:sz="4" w:space="0" w:color="auto"/>
              <w:right w:val="single" w:sz="4" w:space="0" w:color="auto"/>
            </w:tcBorders>
            <w:vAlign w:val="center"/>
          </w:tcPr>
          <w:p w14:paraId="6CF52388" w14:textId="4FFBBEEE" w:rsidR="00830F83" w:rsidRDefault="00027E79" w:rsidP="00C344C8">
            <w:pPr>
              <w:jc w:val="center"/>
              <w:rPr>
                <w:rFonts w:cs="Arial"/>
                <w:b/>
                <w:bCs/>
              </w:rPr>
            </w:pPr>
            <w:r>
              <w:rPr>
                <w:rFonts w:cs="Arial"/>
                <w:b/>
                <w:bCs/>
              </w:rPr>
              <w:t>4</w:t>
            </w:r>
          </w:p>
        </w:tc>
      </w:tr>
      <w:tr w:rsidR="00830F83" w14:paraId="5C522327"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BB2902F" w14:textId="77777777" w:rsidR="00830F83" w:rsidRDefault="00830F83" w:rsidP="00C344C8">
            <w:pPr>
              <w:jc w:val="center"/>
              <w:rPr>
                <w:rFonts w:cs="Arial"/>
              </w:rPr>
            </w:pPr>
            <w:r>
              <w:rPr>
                <w:rFonts w:cs="Arial"/>
                <w:color w:val="FFFFFF" w:themeColor="background1"/>
              </w:rPr>
              <w:t>Hilfestellungen</w:t>
            </w:r>
          </w:p>
        </w:tc>
      </w:tr>
      <w:tr w:rsidR="00830F83" w14:paraId="78D6D283"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561B8554" w14:textId="05130A9F" w:rsidR="006E12F3" w:rsidRDefault="00174A70" w:rsidP="00C344C8">
            <w:pPr>
              <w:rPr>
                <w:rFonts w:cs="Arial"/>
              </w:rPr>
            </w:pPr>
            <w:r>
              <w:rPr>
                <w:rFonts w:cs="Arial"/>
              </w:rPr>
              <w:t>Hermes</w:t>
            </w:r>
            <w:r w:rsidR="006E4EE8">
              <w:rPr>
                <w:rFonts w:cs="Arial"/>
              </w:rPr>
              <w:t xml:space="preserve"> Website</w:t>
            </w:r>
            <w:r w:rsidR="00D22F74">
              <w:rPr>
                <w:rFonts w:cs="Arial"/>
              </w:rPr>
              <w:t xml:space="preserve"> </w:t>
            </w:r>
            <w:r w:rsidR="006E12F3">
              <w:rPr>
                <w:rFonts w:cs="Arial"/>
              </w:rPr>
              <w:br/>
              <w:t>Cuno Vollenweider</w:t>
            </w:r>
          </w:p>
        </w:tc>
      </w:tr>
      <w:tr w:rsidR="00830F83" w14:paraId="0EB5B8AF"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456D41D" w14:textId="77777777" w:rsidR="00830F83" w:rsidRDefault="00830F83" w:rsidP="00C344C8">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7214455B" w14:textId="77777777" w:rsidR="00830F83" w:rsidRDefault="00830F83" w:rsidP="00C344C8">
            <w:pPr>
              <w:jc w:val="center"/>
              <w:rPr>
                <w:rFonts w:cs="Arial"/>
                <w:color w:val="FFFFFF"/>
              </w:rPr>
            </w:pPr>
            <w:r>
              <w:rPr>
                <w:rFonts w:cs="Arial"/>
                <w:color w:val="FFFFFF" w:themeColor="background1"/>
              </w:rPr>
              <w:t>Negatives</w:t>
            </w:r>
          </w:p>
        </w:tc>
      </w:tr>
      <w:tr w:rsidR="00830F83" w14:paraId="0DDEF92F"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6C7AD887" w14:textId="21FB1420" w:rsidR="00830F83" w:rsidRDefault="00714AC5" w:rsidP="00C344C8">
            <w:pPr>
              <w:pStyle w:val="Listenabsatz"/>
              <w:numPr>
                <w:ilvl w:val="0"/>
                <w:numId w:val="6"/>
              </w:numPr>
              <w:rPr>
                <w:rFonts w:cs="Arial"/>
              </w:rPr>
            </w:pPr>
            <w:r>
              <w:rPr>
                <w:rFonts w:cs="Arial"/>
              </w:rPr>
              <w:t>Phasenfreigabe wurde erteilt</w:t>
            </w:r>
          </w:p>
          <w:p w14:paraId="408748ED" w14:textId="063C6466" w:rsidR="001B281A" w:rsidRDefault="001B281A" w:rsidP="001B281A">
            <w:pPr>
              <w:pStyle w:val="Listenabsatz"/>
              <w:numPr>
                <w:ilvl w:val="0"/>
                <w:numId w:val="6"/>
              </w:numPr>
              <w:rPr>
                <w:rFonts w:cs="Arial"/>
              </w:rPr>
            </w:pPr>
            <w:r>
              <w:rPr>
                <w:rFonts w:cs="Arial"/>
              </w:rPr>
              <w:t>Fokussiert gearbeitet</w:t>
            </w:r>
          </w:p>
          <w:p w14:paraId="3359BE6C" w14:textId="5AC835AB" w:rsidR="001B281A" w:rsidRPr="001B281A" w:rsidRDefault="001B281A" w:rsidP="001B281A">
            <w:pPr>
              <w:pStyle w:val="Listenabsatz"/>
              <w:numPr>
                <w:ilvl w:val="0"/>
                <w:numId w:val="6"/>
              </w:numPr>
              <w:rPr>
                <w:rFonts w:cs="Arial"/>
              </w:rPr>
            </w:pPr>
            <w:r>
              <w:rPr>
                <w:rFonts w:cs="Arial"/>
              </w:rPr>
              <w:t>Motivation</w:t>
            </w:r>
          </w:p>
          <w:p w14:paraId="3FD1B3C5" w14:textId="77777777" w:rsidR="00830F83" w:rsidRPr="00411D38" w:rsidRDefault="00830F83" w:rsidP="00C344C8">
            <w:pPr>
              <w:pStyle w:val="Listenabsatz"/>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3DC37151" w14:textId="04431592" w:rsidR="00830F83" w:rsidRPr="003B6F22" w:rsidRDefault="00EE08E8" w:rsidP="00C344C8">
            <w:pPr>
              <w:pStyle w:val="Listenabsatz"/>
              <w:numPr>
                <w:ilvl w:val="0"/>
                <w:numId w:val="6"/>
              </w:numPr>
              <w:rPr>
                <w:rFonts w:cs="Arial"/>
              </w:rPr>
            </w:pPr>
            <w:r>
              <w:rPr>
                <w:rFonts w:cs="Arial"/>
              </w:rPr>
              <w:t xml:space="preserve">Ich bin mir teilweise unsicher </w:t>
            </w:r>
            <w:r w:rsidR="007E5170">
              <w:rPr>
                <w:rFonts w:cs="Arial"/>
              </w:rPr>
              <w:t>in</w:t>
            </w:r>
            <w:r w:rsidR="00174A70">
              <w:rPr>
                <w:rFonts w:cs="Arial"/>
              </w:rPr>
              <w:t xml:space="preserve"> </w:t>
            </w:r>
            <w:r w:rsidR="007E5170">
              <w:rPr>
                <w:rFonts w:cs="Arial"/>
              </w:rPr>
              <w:t>gewissen Punkten</w:t>
            </w:r>
            <w:r w:rsidR="00174A70">
              <w:rPr>
                <w:rFonts w:cs="Arial"/>
              </w:rPr>
              <w:t xml:space="preserve"> im Zusammenhang mit Hermes und </w:t>
            </w:r>
            <w:r w:rsidR="007E5170">
              <w:rPr>
                <w:rFonts w:cs="Arial"/>
              </w:rPr>
              <w:t xml:space="preserve">muss oft deren Website </w:t>
            </w:r>
            <w:r w:rsidR="006748D7">
              <w:rPr>
                <w:rFonts w:cs="Arial"/>
              </w:rPr>
              <w:t>aufschlagen.</w:t>
            </w:r>
          </w:p>
        </w:tc>
      </w:tr>
      <w:tr w:rsidR="00830F83" w14:paraId="2A8D8132"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3E0A41DD" w14:textId="77777777" w:rsidR="00830F83" w:rsidRDefault="00830F83" w:rsidP="00C344C8">
            <w:pPr>
              <w:jc w:val="center"/>
              <w:rPr>
                <w:rFonts w:cs="Arial"/>
              </w:rPr>
            </w:pPr>
            <w:r>
              <w:rPr>
                <w:rFonts w:cs="Arial"/>
                <w:color w:val="FFFFFF" w:themeColor="background1"/>
              </w:rPr>
              <w:t>Reflexion</w:t>
            </w:r>
          </w:p>
        </w:tc>
      </w:tr>
      <w:tr w:rsidR="00830F83" w14:paraId="13CD3C16"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11A220B3" w14:textId="2C96DD6D" w:rsidR="00830F83" w:rsidRDefault="00213341" w:rsidP="00C344C8">
            <w:pPr>
              <w:rPr>
                <w:rFonts w:cs="Arial"/>
              </w:rPr>
            </w:pPr>
            <w:r>
              <w:rPr>
                <w:rFonts w:cs="Arial"/>
              </w:rPr>
              <w:t>Allmählich komme ich in den Arbeitsfluss der Vor-IPA</w:t>
            </w:r>
            <w:r w:rsidR="00F5138D">
              <w:rPr>
                <w:rFonts w:cs="Arial"/>
              </w:rPr>
              <w:t xml:space="preserve">. </w:t>
            </w:r>
            <w:r w:rsidR="00341296">
              <w:rPr>
                <w:rFonts w:cs="Arial"/>
              </w:rPr>
              <w:t>Es fällt mir weniger schwer mich zu fokussieren als am Anfang des Projekts, was sehr positiv ist.</w:t>
            </w:r>
            <w:r>
              <w:rPr>
                <w:rFonts w:cs="Arial"/>
              </w:rPr>
              <w:t xml:space="preserve"> </w:t>
            </w:r>
            <w:r w:rsidR="00060A02">
              <w:rPr>
                <w:rFonts w:cs="Arial"/>
              </w:rPr>
              <w:t>Ebenfalls war ich auch froh, dass Cuno Vollenweider weitgehend</w:t>
            </w:r>
            <w:del w:id="149" w:author="Therese" w:date="2021-11-25T14:29:00Z">
              <w:r w:rsidR="00060A02" w:rsidDel="00364779">
                <w:rPr>
                  <w:rFonts w:cs="Arial"/>
                </w:rPr>
                <w:delText>st</w:delText>
              </w:r>
            </w:del>
            <w:r w:rsidR="00060A02">
              <w:rPr>
                <w:rFonts w:cs="Arial"/>
              </w:rPr>
              <w:t xml:space="preserve"> zufrieden mit dem Formalen Teil war und mir schliesslich die </w:t>
            </w:r>
            <w:r w:rsidR="001767D0">
              <w:rPr>
                <w:rFonts w:cs="Arial"/>
              </w:rPr>
              <w:t>Phasenfreigabe erteilt hat.</w:t>
            </w:r>
            <w:r w:rsidR="00847D6F">
              <w:rPr>
                <w:rFonts w:cs="Arial"/>
              </w:rPr>
              <w:t xml:space="preserve"> </w:t>
            </w:r>
            <w:r w:rsidR="00563EA2">
              <w:rPr>
                <w:rFonts w:cs="Arial"/>
              </w:rPr>
              <w:t xml:space="preserve">Leider bin ich minimal im Verzug, denn ich hätte heute bereits die Abgrenzungskriterien dokumentieren sollen. Weil ich diese jedoch </w:t>
            </w:r>
            <w:r w:rsidR="00AC6024">
              <w:rPr>
                <w:rFonts w:cs="Arial"/>
              </w:rPr>
              <w:t>direkt aus der Aufgabenstellung übernehmen kann, ist das nicht so schlimm.</w:t>
            </w:r>
            <w:r w:rsidR="00847D6F">
              <w:rPr>
                <w:rFonts w:cs="Arial"/>
              </w:rPr>
              <w:t xml:space="preserve"> </w:t>
            </w:r>
          </w:p>
        </w:tc>
      </w:tr>
      <w:tr w:rsidR="00830F83" w14:paraId="25CB25AC"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386CF4A" w14:textId="77777777" w:rsidR="00830F83" w:rsidRDefault="00830F83" w:rsidP="00C344C8">
            <w:pPr>
              <w:jc w:val="center"/>
              <w:rPr>
                <w:rFonts w:cs="Arial"/>
              </w:rPr>
            </w:pPr>
            <w:r>
              <w:rPr>
                <w:rFonts w:cs="Arial"/>
                <w:color w:val="FFFFFF" w:themeColor="background1"/>
              </w:rPr>
              <w:t>Weiteres Vorgehen</w:t>
            </w:r>
          </w:p>
        </w:tc>
      </w:tr>
      <w:tr w:rsidR="00830F83" w14:paraId="1211F89B"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D70FE83" w14:textId="10FA7C30" w:rsidR="00830F83" w:rsidRDefault="009E7CCE" w:rsidP="00C344C8">
            <w:pPr>
              <w:pStyle w:val="Listenabsatz"/>
              <w:keepNext/>
              <w:numPr>
                <w:ilvl w:val="0"/>
                <w:numId w:val="7"/>
              </w:numPr>
              <w:spacing w:after="0" w:line="360" w:lineRule="auto"/>
              <w:rPr>
                <w:rFonts w:cs="Arial"/>
              </w:rPr>
            </w:pPr>
            <w:r>
              <w:rPr>
                <w:rFonts w:cs="Arial"/>
              </w:rPr>
              <w:t xml:space="preserve">Abgrenzungskriterien </w:t>
            </w:r>
            <w:r w:rsidR="000F77AF">
              <w:rPr>
                <w:rFonts w:cs="Arial"/>
              </w:rPr>
              <w:t>dokumentieren</w:t>
            </w:r>
          </w:p>
          <w:p w14:paraId="2AEAA6D8" w14:textId="59C2F621" w:rsidR="000F77AF" w:rsidRDefault="006F78AF" w:rsidP="00C344C8">
            <w:pPr>
              <w:pStyle w:val="Listenabsatz"/>
              <w:keepNext/>
              <w:numPr>
                <w:ilvl w:val="0"/>
                <w:numId w:val="7"/>
              </w:numPr>
              <w:spacing w:after="0" w:line="360" w:lineRule="auto"/>
              <w:rPr>
                <w:rFonts w:cs="Arial"/>
              </w:rPr>
            </w:pPr>
            <w:r>
              <w:rPr>
                <w:rFonts w:cs="Arial"/>
              </w:rPr>
              <w:t>Anforderungen definieren</w:t>
            </w:r>
          </w:p>
          <w:p w14:paraId="792E7A44" w14:textId="77777777" w:rsidR="00830F83" w:rsidRDefault="006F78AF" w:rsidP="00E35744">
            <w:pPr>
              <w:pStyle w:val="Listenabsatz"/>
              <w:keepNext/>
              <w:numPr>
                <w:ilvl w:val="0"/>
                <w:numId w:val="7"/>
              </w:numPr>
              <w:spacing w:after="0" w:line="360" w:lineRule="auto"/>
              <w:rPr>
                <w:rFonts w:cs="Arial"/>
              </w:rPr>
            </w:pPr>
            <w:r>
              <w:rPr>
                <w:rFonts w:cs="Arial"/>
              </w:rPr>
              <w:t>Schnittstellen und Umfeld dokumentieren</w:t>
            </w:r>
          </w:p>
          <w:p w14:paraId="08EEBDE1" w14:textId="77777777" w:rsidR="006F78AF" w:rsidRDefault="00743AE9" w:rsidP="00E35744">
            <w:pPr>
              <w:pStyle w:val="Listenabsatz"/>
              <w:keepNext/>
              <w:numPr>
                <w:ilvl w:val="0"/>
                <w:numId w:val="7"/>
              </w:numPr>
              <w:spacing w:after="0" w:line="360" w:lineRule="auto"/>
              <w:rPr>
                <w:rFonts w:cs="Arial"/>
              </w:rPr>
            </w:pPr>
            <w:r>
              <w:rPr>
                <w:rFonts w:cs="Arial"/>
              </w:rPr>
              <w:t>Rahmenbedingungen dokumentieren</w:t>
            </w:r>
          </w:p>
          <w:p w14:paraId="50FE2267" w14:textId="77777777" w:rsidR="00743AE9" w:rsidRDefault="00743AE9" w:rsidP="00E35744">
            <w:pPr>
              <w:pStyle w:val="Listenabsatz"/>
              <w:keepNext/>
              <w:numPr>
                <w:ilvl w:val="0"/>
                <w:numId w:val="7"/>
              </w:numPr>
              <w:spacing w:after="0" w:line="360" w:lineRule="auto"/>
              <w:rPr>
                <w:rFonts w:cs="Arial"/>
              </w:rPr>
            </w:pPr>
            <w:r>
              <w:rPr>
                <w:rFonts w:cs="Arial"/>
              </w:rPr>
              <w:t xml:space="preserve">Phasenfreigabe: Phase </w:t>
            </w:r>
            <w:r w:rsidR="0069125E">
              <w:rPr>
                <w:rFonts w:cs="Arial"/>
              </w:rPr>
              <w:t>Konzept</w:t>
            </w:r>
          </w:p>
          <w:p w14:paraId="6B3EF148" w14:textId="77777777" w:rsidR="0069125E" w:rsidRDefault="0069125E" w:rsidP="00E35744">
            <w:pPr>
              <w:pStyle w:val="Listenabsatz"/>
              <w:keepNext/>
              <w:numPr>
                <w:ilvl w:val="0"/>
                <w:numId w:val="7"/>
              </w:numPr>
              <w:spacing w:after="0" w:line="360" w:lineRule="auto"/>
              <w:rPr>
                <w:rFonts w:cs="Arial"/>
              </w:rPr>
            </w:pPr>
            <w:r>
              <w:rPr>
                <w:rFonts w:cs="Arial"/>
              </w:rPr>
              <w:t xml:space="preserve">Systemarchitektur </w:t>
            </w:r>
            <w:r w:rsidR="00BA7594">
              <w:rPr>
                <w:rFonts w:cs="Arial"/>
              </w:rPr>
              <w:t>entwerfen</w:t>
            </w:r>
          </w:p>
          <w:p w14:paraId="0E84A747" w14:textId="4FBC8387" w:rsidR="00AA4E83" w:rsidRPr="006C7BED" w:rsidRDefault="00AA4E83" w:rsidP="00E35744">
            <w:pPr>
              <w:pStyle w:val="Listenabsatz"/>
              <w:keepNext/>
              <w:numPr>
                <w:ilvl w:val="0"/>
                <w:numId w:val="7"/>
              </w:numPr>
              <w:spacing w:after="0" w:line="360" w:lineRule="auto"/>
              <w:rPr>
                <w:rFonts w:cs="Arial"/>
              </w:rPr>
            </w:pPr>
            <w:r>
              <w:rPr>
                <w:rFonts w:cs="Arial"/>
              </w:rPr>
              <w:t xml:space="preserve">Anwendungsfälle </w:t>
            </w:r>
            <w:r w:rsidR="00A57CC0">
              <w:rPr>
                <w:rFonts w:cs="Arial"/>
              </w:rPr>
              <w:t>definieren</w:t>
            </w:r>
          </w:p>
        </w:tc>
      </w:tr>
    </w:tbl>
    <w:p w14:paraId="115286DA" w14:textId="63E16BCA" w:rsidR="002B20B3" w:rsidRDefault="00E35744" w:rsidP="00E35744">
      <w:pPr>
        <w:pStyle w:val="Beschriftung"/>
      </w:pPr>
      <w:bookmarkStart w:id="150" w:name="_Toc88468799"/>
      <w:r>
        <w:t xml:space="preserve">Tabelle </w:t>
      </w:r>
      <w:r w:rsidR="0034038F">
        <w:fldChar w:fldCharType="begin"/>
      </w:r>
      <w:r w:rsidR="0034038F">
        <w:instrText xml:space="preserve"> SEQ Tabelle \* ARABIC </w:instrText>
      </w:r>
      <w:r w:rsidR="0034038F">
        <w:fldChar w:fldCharType="separate"/>
      </w:r>
      <w:r w:rsidR="00E2796F">
        <w:rPr>
          <w:noProof/>
        </w:rPr>
        <w:t>10</w:t>
      </w:r>
      <w:r w:rsidR="0034038F">
        <w:rPr>
          <w:noProof/>
        </w:rPr>
        <w:fldChar w:fldCharType="end"/>
      </w:r>
      <w:r w:rsidR="002F2D19">
        <w:rPr>
          <w:noProof/>
        </w:rPr>
        <w:t xml:space="preserve">: </w:t>
      </w:r>
      <w:r w:rsidR="00A06F65">
        <w:rPr>
          <w:noProof/>
        </w:rPr>
        <w:t>Tagesjournal 17.11.21</w:t>
      </w:r>
      <w:bookmarkEnd w:id="150"/>
    </w:p>
    <w:p w14:paraId="628F89CB" w14:textId="1B6B7F4B" w:rsidR="006C7BED" w:rsidRDefault="005C3FC0" w:rsidP="00F9751B">
      <w:pPr>
        <w:pStyle w:val="berschrift2"/>
      </w:pPr>
      <w:bookmarkStart w:id="151" w:name="_Toc88727843"/>
      <w:r>
        <w:lastRenderedPageBreak/>
        <w:t>Freitag</w:t>
      </w:r>
      <w:r w:rsidR="006C7BED">
        <w:t>, 1</w:t>
      </w:r>
      <w:r w:rsidR="000C7013">
        <w:t>9</w:t>
      </w:r>
      <w:r w:rsidR="006C7BED">
        <w:t xml:space="preserve">. </w:t>
      </w:r>
      <w:r w:rsidR="000C7013">
        <w:t>November</w:t>
      </w:r>
      <w:r w:rsidR="006C7BED">
        <w:t xml:space="preserve"> 2021</w:t>
      </w:r>
      <w:bookmarkEnd w:id="151"/>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5"/>
        <w:gridCol w:w="166"/>
        <w:gridCol w:w="1823"/>
        <w:gridCol w:w="1472"/>
        <w:gridCol w:w="1456"/>
      </w:tblGrid>
      <w:tr w:rsidR="00F9751B" w14:paraId="6E7871DE" w14:textId="77777777" w:rsidTr="0014393B">
        <w:trPr>
          <w:trHeight w:val="1319"/>
        </w:trPr>
        <w:tc>
          <w:tcPr>
            <w:tcW w:w="4551"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3C8A96D6" w14:textId="77777777" w:rsidR="00F9751B" w:rsidRDefault="00F9751B" w:rsidP="00C344C8">
            <w:pPr>
              <w:jc w:val="center"/>
              <w:rPr>
                <w:rFonts w:asciiTheme="minorHAnsi" w:hAnsiTheme="minorHAnsi" w:cs="Arial"/>
                <w:color w:val="FFFFFF"/>
              </w:rPr>
            </w:pPr>
            <w:r>
              <w:rPr>
                <w:rFonts w:cs="Arial"/>
                <w:color w:val="FFFFFF" w:themeColor="background1"/>
              </w:rPr>
              <w:t>Tätigkeit</w:t>
            </w:r>
          </w:p>
        </w:tc>
        <w:tc>
          <w:tcPr>
            <w:tcW w:w="182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BC96310" w14:textId="77777777" w:rsidR="00F9751B" w:rsidRDefault="00F9751B" w:rsidP="00C344C8">
            <w:pPr>
              <w:jc w:val="center"/>
              <w:rPr>
                <w:rFonts w:cs="Arial"/>
                <w:color w:val="FFFFFF"/>
              </w:rPr>
            </w:pPr>
            <w:r>
              <w:rPr>
                <w:rFonts w:cs="Arial"/>
                <w:color w:val="FFFFFF" w:themeColor="background1"/>
              </w:rPr>
              <w:t>Beteiligte Personen</w:t>
            </w:r>
          </w:p>
        </w:tc>
        <w:tc>
          <w:tcPr>
            <w:tcW w:w="1472"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7EA360D" w14:textId="77777777" w:rsidR="00F9751B" w:rsidRPr="006640E9" w:rsidRDefault="00F9751B" w:rsidP="00C344C8">
            <w:pPr>
              <w:jc w:val="center"/>
              <w:rPr>
                <w:rFonts w:cs="Arial"/>
                <w:color w:val="FFFFFF" w:themeColor="background1"/>
              </w:rPr>
            </w:pPr>
            <w:r>
              <w:rPr>
                <w:rFonts w:cs="Arial"/>
                <w:color w:val="FFFFFF" w:themeColor="background1"/>
              </w:rPr>
              <w:t xml:space="preserve">Aufwand geplant </w:t>
            </w:r>
          </w:p>
        </w:tc>
        <w:tc>
          <w:tcPr>
            <w:tcW w:w="145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F287760" w14:textId="77777777" w:rsidR="00F9751B" w:rsidRDefault="00F9751B"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F9751B" w14:paraId="5C9BDD11" w14:textId="77777777" w:rsidTr="0014393B">
        <w:trPr>
          <w:trHeight w:val="1111"/>
        </w:trPr>
        <w:tc>
          <w:tcPr>
            <w:tcW w:w="4551" w:type="dxa"/>
            <w:gridSpan w:val="2"/>
            <w:tcBorders>
              <w:top w:val="single" w:sz="4" w:space="0" w:color="auto"/>
              <w:left w:val="single" w:sz="4" w:space="0" w:color="auto"/>
              <w:bottom w:val="single" w:sz="4" w:space="0" w:color="auto"/>
              <w:right w:val="single" w:sz="4" w:space="0" w:color="auto"/>
            </w:tcBorders>
          </w:tcPr>
          <w:p w14:paraId="2E411440" w14:textId="77777777" w:rsidR="00D12C4D" w:rsidRDefault="008F2784" w:rsidP="00C344C8">
            <w:pPr>
              <w:rPr>
                <w:rFonts w:cs="Arial"/>
                <w:b/>
              </w:rPr>
            </w:pPr>
            <w:r>
              <w:rPr>
                <w:rFonts w:cs="Arial"/>
                <w:b/>
              </w:rPr>
              <w:t>Abgrenzungskriterien dokumentieren</w:t>
            </w:r>
          </w:p>
          <w:p w14:paraId="4DE16316" w14:textId="6B6AF8C1" w:rsidR="00F9751B" w:rsidRPr="00D12C4D" w:rsidRDefault="00D12C4D" w:rsidP="00C344C8">
            <w:pPr>
              <w:rPr>
                <w:rFonts w:cs="Arial"/>
                <w:b/>
              </w:rPr>
            </w:pPr>
            <w:r>
              <w:t>Nu</w:t>
            </w:r>
            <w:r w:rsidR="00544542">
              <w:t>n sind alle wichtigen Abgrenzungskriterien in der Dokumentation festgehalten.</w:t>
            </w:r>
            <w:r>
              <w:t xml:space="preserve"> Ich habe sie aus der </w:t>
            </w:r>
            <w:r w:rsidR="000C4B19">
              <w:t>Aufgabenstellung übernommen.</w:t>
            </w:r>
          </w:p>
        </w:tc>
        <w:tc>
          <w:tcPr>
            <w:tcW w:w="1823" w:type="dxa"/>
            <w:tcBorders>
              <w:top w:val="single" w:sz="4" w:space="0" w:color="auto"/>
              <w:left w:val="single" w:sz="4" w:space="0" w:color="auto"/>
              <w:bottom w:val="single" w:sz="4" w:space="0" w:color="auto"/>
              <w:right w:val="single" w:sz="4" w:space="0" w:color="auto"/>
            </w:tcBorders>
          </w:tcPr>
          <w:p w14:paraId="5AA31A5B" w14:textId="1997FD79" w:rsidR="00F9751B" w:rsidRDefault="00F9751B" w:rsidP="00C344C8">
            <w:pPr>
              <w:rPr>
                <w:rFonts w:cs="Arial"/>
              </w:rPr>
            </w:pPr>
            <w:r>
              <w:rPr>
                <w:rFonts w:cs="Arial"/>
              </w:rPr>
              <w:t>M. Schmid</w:t>
            </w:r>
            <w:r>
              <w:rPr>
                <w:rFonts w:cs="Arial"/>
              </w:rPr>
              <w:br/>
            </w:r>
          </w:p>
        </w:tc>
        <w:tc>
          <w:tcPr>
            <w:tcW w:w="1472" w:type="dxa"/>
            <w:tcBorders>
              <w:top w:val="single" w:sz="4" w:space="0" w:color="auto"/>
              <w:left w:val="single" w:sz="4" w:space="0" w:color="auto"/>
              <w:bottom w:val="single" w:sz="4" w:space="0" w:color="auto"/>
              <w:right w:val="single" w:sz="4" w:space="0" w:color="auto"/>
            </w:tcBorders>
          </w:tcPr>
          <w:p w14:paraId="3E370D52" w14:textId="44823DBF" w:rsidR="00F9751B" w:rsidRDefault="001B1CD9" w:rsidP="00C344C8">
            <w:pPr>
              <w:jc w:val="center"/>
              <w:rPr>
                <w:rFonts w:cs="Arial"/>
              </w:rPr>
            </w:pPr>
            <w:r>
              <w:rPr>
                <w:rFonts w:cs="Arial"/>
              </w:rPr>
              <w:t>0.</w:t>
            </w:r>
            <w:r w:rsidR="00D12C4D">
              <w:rPr>
                <w:rFonts w:cs="Arial"/>
              </w:rPr>
              <w:t>5</w:t>
            </w:r>
          </w:p>
        </w:tc>
        <w:tc>
          <w:tcPr>
            <w:tcW w:w="1456" w:type="dxa"/>
            <w:tcBorders>
              <w:top w:val="single" w:sz="4" w:space="0" w:color="auto"/>
              <w:left w:val="single" w:sz="4" w:space="0" w:color="auto"/>
              <w:bottom w:val="single" w:sz="4" w:space="0" w:color="auto"/>
              <w:right w:val="single" w:sz="4" w:space="0" w:color="auto"/>
            </w:tcBorders>
          </w:tcPr>
          <w:p w14:paraId="6106CAB8" w14:textId="2746D0FC" w:rsidR="00F9751B" w:rsidRDefault="001B1CD9" w:rsidP="00C344C8">
            <w:pPr>
              <w:jc w:val="center"/>
              <w:rPr>
                <w:rFonts w:cs="Arial"/>
              </w:rPr>
            </w:pPr>
            <w:r>
              <w:rPr>
                <w:rFonts w:cs="Arial"/>
              </w:rPr>
              <w:t>0.</w:t>
            </w:r>
            <w:r w:rsidR="00D12C4D">
              <w:rPr>
                <w:rFonts w:cs="Arial"/>
              </w:rPr>
              <w:t>5</w:t>
            </w:r>
          </w:p>
        </w:tc>
      </w:tr>
      <w:tr w:rsidR="00F9751B" w14:paraId="73738523"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627CC86A" w14:textId="26BCC809" w:rsidR="00F9751B" w:rsidRDefault="00293DE7" w:rsidP="00C344C8">
            <w:pPr>
              <w:rPr>
                <w:rFonts w:cs="Arial"/>
                <w:b/>
              </w:rPr>
            </w:pPr>
            <w:r>
              <w:rPr>
                <w:rFonts w:cs="Arial"/>
                <w:b/>
              </w:rPr>
              <w:t>Anforderungen definieren</w:t>
            </w:r>
          </w:p>
          <w:p w14:paraId="68217248" w14:textId="448772B7" w:rsidR="00F9751B" w:rsidRPr="006640E9" w:rsidRDefault="00886E7E" w:rsidP="00C344C8">
            <w:r>
              <w:t>Als nächstes habe ich die Anforderungen dokumentiert, welche i</w:t>
            </w:r>
            <w:r w:rsidR="00115FEF">
              <w:t>n der Aufgabenstellung ersichtlich sind.</w:t>
            </w:r>
          </w:p>
        </w:tc>
        <w:tc>
          <w:tcPr>
            <w:tcW w:w="1823" w:type="dxa"/>
            <w:tcBorders>
              <w:top w:val="single" w:sz="4" w:space="0" w:color="auto"/>
              <w:left w:val="single" w:sz="4" w:space="0" w:color="auto"/>
              <w:bottom w:val="single" w:sz="4" w:space="0" w:color="auto"/>
              <w:right w:val="single" w:sz="4" w:space="0" w:color="auto"/>
            </w:tcBorders>
          </w:tcPr>
          <w:p w14:paraId="662A23F2" w14:textId="77777777" w:rsidR="00F9751B" w:rsidRDefault="00F9751B" w:rsidP="00C344C8">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79B1FB6A" w14:textId="270E08E4" w:rsidR="00F9751B" w:rsidRDefault="00D73569" w:rsidP="00D73569">
            <w:pPr>
              <w:tabs>
                <w:tab w:val="left" w:pos="510"/>
                <w:tab w:val="center" w:pos="600"/>
              </w:tabs>
              <w:rPr>
                <w:rFonts w:cs="Arial"/>
              </w:rPr>
            </w:pPr>
            <w:r>
              <w:rPr>
                <w:rFonts w:cs="Arial"/>
              </w:rPr>
              <w:tab/>
            </w:r>
            <w:r w:rsidR="00A42991">
              <w:rPr>
                <w:rFonts w:cs="Arial"/>
              </w:rPr>
              <w:t>0.5</w:t>
            </w:r>
          </w:p>
        </w:tc>
        <w:tc>
          <w:tcPr>
            <w:tcW w:w="1456" w:type="dxa"/>
            <w:tcBorders>
              <w:top w:val="single" w:sz="4" w:space="0" w:color="auto"/>
              <w:left w:val="single" w:sz="4" w:space="0" w:color="auto"/>
              <w:bottom w:val="single" w:sz="4" w:space="0" w:color="auto"/>
              <w:right w:val="single" w:sz="4" w:space="0" w:color="auto"/>
            </w:tcBorders>
          </w:tcPr>
          <w:p w14:paraId="3C06FF0E" w14:textId="16C058BC" w:rsidR="00F9751B" w:rsidRDefault="00AC38ED" w:rsidP="00C344C8">
            <w:pPr>
              <w:jc w:val="center"/>
              <w:rPr>
                <w:rFonts w:cs="Arial"/>
              </w:rPr>
            </w:pPr>
            <w:r>
              <w:rPr>
                <w:rFonts w:cs="Arial"/>
              </w:rPr>
              <w:t>0.5</w:t>
            </w:r>
          </w:p>
        </w:tc>
      </w:tr>
      <w:tr w:rsidR="00F9751B" w14:paraId="7727C887"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390253D6" w14:textId="6FBB8362" w:rsidR="00F9751B" w:rsidRDefault="00AC38ED" w:rsidP="00C344C8">
            <w:r>
              <w:rPr>
                <w:rFonts w:cs="Arial"/>
                <w:b/>
              </w:rPr>
              <w:t xml:space="preserve">Schnittstellen und Umfeld </w:t>
            </w:r>
            <w:r w:rsidR="00906B0F">
              <w:rPr>
                <w:rFonts w:cs="Arial"/>
                <w:b/>
              </w:rPr>
              <w:t>analysieren</w:t>
            </w:r>
          </w:p>
          <w:p w14:paraId="507B9599" w14:textId="6150CB74" w:rsidR="000F2A17" w:rsidRPr="000F2A17" w:rsidRDefault="00906B0F" w:rsidP="000F2A17">
            <w:r>
              <w:t>Die Schnittstellen und das Umfeld, in welchem meine Applikation läuft</w:t>
            </w:r>
            <w:ins w:id="152" w:author="Therese" w:date="2021-11-25T14:31:00Z">
              <w:r w:rsidR="00364779">
                <w:t>,</w:t>
              </w:r>
            </w:ins>
            <w:r>
              <w:t xml:space="preserve"> sind nun dokumentiert</w:t>
            </w:r>
            <w:r w:rsidR="000F2A17">
              <w:t>.</w:t>
            </w:r>
            <w:r>
              <w:t xml:space="preserve"> </w:t>
            </w:r>
            <w:r w:rsidR="00255D83">
              <w:t>Ich habe eine Grafik eingefügt, welche d</w:t>
            </w:r>
            <w:r w:rsidR="007B6350">
              <w:t>ie Beschreibung bildlich veranschaulicht.</w:t>
            </w:r>
          </w:p>
        </w:tc>
        <w:tc>
          <w:tcPr>
            <w:tcW w:w="1823" w:type="dxa"/>
            <w:tcBorders>
              <w:top w:val="single" w:sz="4" w:space="0" w:color="auto"/>
              <w:left w:val="single" w:sz="4" w:space="0" w:color="auto"/>
              <w:bottom w:val="single" w:sz="4" w:space="0" w:color="auto"/>
              <w:right w:val="single" w:sz="4" w:space="0" w:color="auto"/>
            </w:tcBorders>
          </w:tcPr>
          <w:p w14:paraId="3026E38D" w14:textId="77777777" w:rsidR="00F9751B" w:rsidRDefault="00F9751B" w:rsidP="00C344C8">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5EF47150" w14:textId="31793893" w:rsidR="00F9751B" w:rsidRDefault="00B057A3" w:rsidP="00C344C8">
            <w:pPr>
              <w:jc w:val="center"/>
              <w:rPr>
                <w:rFonts w:cs="Arial"/>
              </w:rPr>
            </w:pPr>
            <w:r>
              <w:rPr>
                <w:rFonts w:cs="Arial"/>
              </w:rPr>
              <w:t>1</w:t>
            </w:r>
          </w:p>
        </w:tc>
        <w:tc>
          <w:tcPr>
            <w:tcW w:w="1456" w:type="dxa"/>
            <w:tcBorders>
              <w:top w:val="single" w:sz="4" w:space="0" w:color="auto"/>
              <w:left w:val="single" w:sz="4" w:space="0" w:color="auto"/>
              <w:bottom w:val="single" w:sz="4" w:space="0" w:color="auto"/>
              <w:right w:val="single" w:sz="4" w:space="0" w:color="auto"/>
            </w:tcBorders>
          </w:tcPr>
          <w:p w14:paraId="62ABE2C7" w14:textId="5E6424AA" w:rsidR="00F9751B" w:rsidRDefault="00F9751B" w:rsidP="00C344C8">
            <w:pPr>
              <w:jc w:val="center"/>
              <w:rPr>
                <w:rFonts w:cs="Arial"/>
              </w:rPr>
            </w:pPr>
            <w:r>
              <w:rPr>
                <w:rFonts w:cs="Arial"/>
              </w:rPr>
              <w:t>1</w:t>
            </w:r>
          </w:p>
        </w:tc>
      </w:tr>
      <w:tr w:rsidR="00B17A80" w14:paraId="7A42BDF3"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11859021" w14:textId="6C843BB8" w:rsidR="00B17A80" w:rsidRDefault="0012370F" w:rsidP="00C344C8">
            <w:pPr>
              <w:rPr>
                <w:rFonts w:cs="Arial"/>
                <w:b/>
              </w:rPr>
            </w:pPr>
            <w:r>
              <w:rPr>
                <w:rFonts w:cs="Arial"/>
                <w:b/>
              </w:rPr>
              <w:t>Rahmenbedingungen definieren</w:t>
            </w:r>
          </w:p>
          <w:p w14:paraId="7DEB8032" w14:textId="53E03C0F" w:rsidR="0075201E" w:rsidRPr="0075201E" w:rsidRDefault="0075201E" w:rsidP="00C344C8">
            <w:pPr>
              <w:rPr>
                <w:rFonts w:cs="Arial"/>
                <w:bCs/>
              </w:rPr>
            </w:pPr>
            <w:r>
              <w:rPr>
                <w:rFonts w:cs="Arial"/>
                <w:bCs/>
              </w:rPr>
              <w:t>Die letzte Aufgabe in der Phase Initialisierung</w:t>
            </w:r>
            <w:del w:id="153" w:author="Therese" w:date="2021-11-25T14:31:00Z">
              <w:r w:rsidDel="00364779">
                <w:rPr>
                  <w:rFonts w:cs="Arial"/>
                  <w:bCs/>
                </w:rPr>
                <w:delText>,</w:delText>
              </w:r>
            </w:del>
            <w:r>
              <w:rPr>
                <w:rFonts w:cs="Arial"/>
                <w:bCs/>
              </w:rPr>
              <w:t xml:space="preserve"> war </w:t>
            </w:r>
            <w:r w:rsidR="0012370F">
              <w:rPr>
                <w:rFonts w:cs="Arial"/>
                <w:bCs/>
              </w:rPr>
              <w:t>das Erfassen von Rahmenbedingen.</w:t>
            </w:r>
          </w:p>
        </w:tc>
        <w:tc>
          <w:tcPr>
            <w:tcW w:w="1823" w:type="dxa"/>
            <w:tcBorders>
              <w:top w:val="single" w:sz="4" w:space="0" w:color="auto"/>
              <w:left w:val="single" w:sz="4" w:space="0" w:color="auto"/>
              <w:bottom w:val="single" w:sz="4" w:space="0" w:color="auto"/>
              <w:right w:val="single" w:sz="4" w:space="0" w:color="auto"/>
            </w:tcBorders>
          </w:tcPr>
          <w:p w14:paraId="4EA20483" w14:textId="3AE2AA9A" w:rsidR="00B17A80" w:rsidRDefault="0012370F" w:rsidP="00C344C8">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3893E34B" w14:textId="77BA4C1F" w:rsidR="00B17A80" w:rsidRDefault="000201F5" w:rsidP="00C344C8">
            <w:pPr>
              <w:jc w:val="center"/>
              <w:rPr>
                <w:rFonts w:cs="Arial"/>
              </w:rPr>
            </w:pPr>
            <w:r>
              <w:rPr>
                <w:rFonts w:cs="Arial"/>
              </w:rPr>
              <w:t>0.5</w:t>
            </w:r>
          </w:p>
        </w:tc>
        <w:tc>
          <w:tcPr>
            <w:tcW w:w="1456" w:type="dxa"/>
            <w:tcBorders>
              <w:top w:val="single" w:sz="4" w:space="0" w:color="auto"/>
              <w:left w:val="single" w:sz="4" w:space="0" w:color="auto"/>
              <w:bottom w:val="single" w:sz="4" w:space="0" w:color="auto"/>
              <w:right w:val="single" w:sz="4" w:space="0" w:color="auto"/>
            </w:tcBorders>
          </w:tcPr>
          <w:p w14:paraId="1C837596" w14:textId="50D33384" w:rsidR="00B17A80" w:rsidRDefault="000201F5" w:rsidP="00C344C8">
            <w:pPr>
              <w:jc w:val="center"/>
              <w:rPr>
                <w:rFonts w:cs="Arial"/>
              </w:rPr>
            </w:pPr>
            <w:r>
              <w:rPr>
                <w:rFonts w:cs="Arial"/>
              </w:rPr>
              <w:t>0.5</w:t>
            </w:r>
          </w:p>
        </w:tc>
      </w:tr>
      <w:tr w:rsidR="008A1F3A" w14:paraId="5CCA11C4"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3903A660" w14:textId="77777777" w:rsidR="008A1F3A" w:rsidRDefault="008A1F3A" w:rsidP="00C344C8">
            <w:pPr>
              <w:rPr>
                <w:rFonts w:cs="Arial"/>
                <w:b/>
              </w:rPr>
            </w:pPr>
            <w:r>
              <w:rPr>
                <w:rFonts w:cs="Arial"/>
                <w:b/>
              </w:rPr>
              <w:t>Phasenfreigabe</w:t>
            </w:r>
          </w:p>
          <w:p w14:paraId="612F653A" w14:textId="6AB6E617" w:rsidR="008A1F3A" w:rsidRPr="00646E99" w:rsidRDefault="00646E99" w:rsidP="00C344C8">
            <w:pPr>
              <w:rPr>
                <w:rFonts w:cs="Arial"/>
                <w:bCs/>
              </w:rPr>
            </w:pPr>
            <w:r>
              <w:rPr>
                <w:rFonts w:cs="Arial"/>
                <w:bCs/>
              </w:rPr>
              <w:t>Bevor</w:t>
            </w:r>
            <w:r w:rsidR="00AD4A59">
              <w:rPr>
                <w:rFonts w:cs="Arial"/>
                <w:bCs/>
              </w:rPr>
              <w:t xml:space="preserve"> ich mit der Konzeptphase loslegen konnte, ha</w:t>
            </w:r>
            <w:r w:rsidR="00013A31">
              <w:rPr>
                <w:rFonts w:cs="Arial"/>
                <w:bCs/>
              </w:rPr>
              <w:t>t Matthias</w:t>
            </w:r>
            <w:r w:rsidR="00433476">
              <w:rPr>
                <w:rFonts w:cs="Arial"/>
                <w:bCs/>
              </w:rPr>
              <w:t xml:space="preserve"> Heimberg</w:t>
            </w:r>
            <w:r w:rsidR="00013A31">
              <w:rPr>
                <w:rFonts w:cs="Arial"/>
                <w:bCs/>
              </w:rPr>
              <w:t xml:space="preserve"> die Initialisierungsphase abgenommen und mir die Phasenfreigabe für die Phase Konzept erteilt.</w:t>
            </w:r>
            <w:r w:rsidR="005A2E1B">
              <w:rPr>
                <w:rFonts w:cs="Arial"/>
                <w:bCs/>
              </w:rPr>
              <w:t xml:space="preserve"> </w:t>
            </w:r>
          </w:p>
        </w:tc>
        <w:tc>
          <w:tcPr>
            <w:tcW w:w="1823" w:type="dxa"/>
            <w:tcBorders>
              <w:top w:val="single" w:sz="4" w:space="0" w:color="auto"/>
              <w:left w:val="single" w:sz="4" w:space="0" w:color="auto"/>
              <w:bottom w:val="single" w:sz="4" w:space="0" w:color="auto"/>
              <w:right w:val="single" w:sz="4" w:space="0" w:color="auto"/>
            </w:tcBorders>
          </w:tcPr>
          <w:p w14:paraId="724B48CB" w14:textId="61683ACF" w:rsidR="008A1F3A" w:rsidRDefault="00013A31" w:rsidP="00C344C8">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4D349512" w14:textId="60E5BBF7" w:rsidR="008A1F3A" w:rsidRDefault="00013A31" w:rsidP="00C344C8">
            <w:pPr>
              <w:jc w:val="center"/>
              <w:rPr>
                <w:rFonts w:cs="Arial"/>
              </w:rPr>
            </w:pPr>
            <w:r>
              <w:rPr>
                <w:rFonts w:cs="Arial"/>
              </w:rPr>
              <w:t>0.25</w:t>
            </w:r>
          </w:p>
        </w:tc>
        <w:tc>
          <w:tcPr>
            <w:tcW w:w="1456" w:type="dxa"/>
            <w:tcBorders>
              <w:top w:val="single" w:sz="4" w:space="0" w:color="auto"/>
              <w:left w:val="single" w:sz="4" w:space="0" w:color="auto"/>
              <w:bottom w:val="single" w:sz="4" w:space="0" w:color="auto"/>
              <w:right w:val="single" w:sz="4" w:space="0" w:color="auto"/>
            </w:tcBorders>
          </w:tcPr>
          <w:p w14:paraId="7547C128" w14:textId="650E8CEC" w:rsidR="008A1F3A" w:rsidRDefault="00013A31" w:rsidP="00C344C8">
            <w:pPr>
              <w:jc w:val="center"/>
              <w:rPr>
                <w:rFonts w:cs="Arial"/>
              </w:rPr>
            </w:pPr>
            <w:r>
              <w:rPr>
                <w:rFonts w:cs="Arial"/>
              </w:rPr>
              <w:t>0.25</w:t>
            </w:r>
          </w:p>
        </w:tc>
      </w:tr>
      <w:tr w:rsidR="00F75E09" w14:paraId="0897547A"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2BCCBECF" w14:textId="77777777" w:rsidR="00F75E09" w:rsidRDefault="00F75E09" w:rsidP="00F75E09">
            <w:pPr>
              <w:rPr>
                <w:rFonts w:cs="Arial"/>
                <w:b/>
              </w:rPr>
            </w:pPr>
            <w:r>
              <w:rPr>
                <w:rFonts w:cs="Arial"/>
                <w:b/>
              </w:rPr>
              <w:t>Systemarchitektur dokumentieren</w:t>
            </w:r>
          </w:p>
          <w:p w14:paraId="24226935" w14:textId="4CF3738F" w:rsidR="00F75E09" w:rsidRPr="004772C2" w:rsidRDefault="00F75E09" w:rsidP="00F75E09">
            <w:pPr>
              <w:rPr>
                <w:rFonts w:cs="Arial"/>
                <w:bCs/>
              </w:rPr>
            </w:pPr>
            <w:r>
              <w:rPr>
                <w:rFonts w:cs="Arial"/>
                <w:bCs/>
              </w:rPr>
              <w:t>Ich war nun in der Phase Konzept, wo ich als erstes die Systemarchitektur entworfen und anschliessend in die Dokumentation eingefügt habe.</w:t>
            </w:r>
          </w:p>
        </w:tc>
        <w:tc>
          <w:tcPr>
            <w:tcW w:w="1823" w:type="dxa"/>
            <w:tcBorders>
              <w:top w:val="single" w:sz="4" w:space="0" w:color="auto"/>
              <w:left w:val="single" w:sz="4" w:space="0" w:color="auto"/>
              <w:bottom w:val="single" w:sz="4" w:space="0" w:color="auto"/>
              <w:right w:val="single" w:sz="4" w:space="0" w:color="auto"/>
            </w:tcBorders>
          </w:tcPr>
          <w:p w14:paraId="572ACFB9" w14:textId="3B6A386C" w:rsidR="00F75E09" w:rsidRDefault="00F75E09" w:rsidP="00F75E09">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206FD243" w14:textId="59C607BE" w:rsidR="00F75E09" w:rsidRDefault="00AC5418" w:rsidP="00F75E09">
            <w:pPr>
              <w:jc w:val="center"/>
              <w:rPr>
                <w:rFonts w:cs="Arial"/>
              </w:rPr>
            </w:pPr>
            <w:r>
              <w:rPr>
                <w:rFonts w:cs="Arial"/>
              </w:rPr>
              <w:t>1</w:t>
            </w:r>
            <w:r w:rsidR="004A347E">
              <w:rPr>
                <w:rFonts w:cs="Arial"/>
              </w:rPr>
              <w:t>.</w:t>
            </w:r>
            <w:r w:rsidR="002A6964">
              <w:rPr>
                <w:rFonts w:cs="Arial"/>
              </w:rPr>
              <w:t>5</w:t>
            </w:r>
          </w:p>
        </w:tc>
        <w:tc>
          <w:tcPr>
            <w:tcW w:w="1456" w:type="dxa"/>
            <w:tcBorders>
              <w:top w:val="single" w:sz="4" w:space="0" w:color="auto"/>
              <w:left w:val="single" w:sz="4" w:space="0" w:color="auto"/>
              <w:bottom w:val="single" w:sz="4" w:space="0" w:color="auto"/>
              <w:right w:val="single" w:sz="4" w:space="0" w:color="auto"/>
            </w:tcBorders>
          </w:tcPr>
          <w:p w14:paraId="7CE216F3" w14:textId="600FDAB4" w:rsidR="00F75E09" w:rsidRDefault="004A347E" w:rsidP="00F75E09">
            <w:pPr>
              <w:jc w:val="center"/>
              <w:rPr>
                <w:rFonts w:cs="Arial"/>
              </w:rPr>
            </w:pPr>
            <w:r>
              <w:rPr>
                <w:rFonts w:cs="Arial"/>
              </w:rPr>
              <w:t>2</w:t>
            </w:r>
            <w:r w:rsidR="002A6964">
              <w:rPr>
                <w:rFonts w:cs="Arial"/>
              </w:rPr>
              <w:t>.5</w:t>
            </w:r>
          </w:p>
        </w:tc>
      </w:tr>
      <w:tr w:rsidR="009D2DC4" w14:paraId="792C1653"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4F621CD0" w14:textId="77777777" w:rsidR="009D2DC4" w:rsidRDefault="009D2DC4" w:rsidP="00F75E09">
            <w:pPr>
              <w:rPr>
                <w:rFonts w:cs="Arial"/>
                <w:b/>
              </w:rPr>
            </w:pPr>
            <w:r>
              <w:rPr>
                <w:rFonts w:cs="Arial"/>
                <w:b/>
              </w:rPr>
              <w:lastRenderedPageBreak/>
              <w:t>Anwendungsfälle erstellen</w:t>
            </w:r>
          </w:p>
          <w:p w14:paraId="0068463F" w14:textId="2D618DD6" w:rsidR="009D2DC4" w:rsidRDefault="009D2DC4" w:rsidP="00F75E09">
            <w:pPr>
              <w:rPr>
                <w:rFonts w:cs="Arial"/>
                <w:b/>
              </w:rPr>
            </w:pPr>
            <w:r>
              <w:rPr>
                <w:rFonts w:cs="Arial"/>
                <w:bCs/>
              </w:rPr>
              <w:t>Als letzte Phasenbasierte Aufgabe habe ich die Anwen</w:t>
            </w:r>
            <w:r w:rsidR="0014393B">
              <w:rPr>
                <w:rFonts w:cs="Arial"/>
                <w:bCs/>
              </w:rPr>
              <w:t>dungsfälle erstellt. Verwendet habe ich dabei das Programm Draw.io</w:t>
            </w:r>
          </w:p>
        </w:tc>
        <w:tc>
          <w:tcPr>
            <w:tcW w:w="1823" w:type="dxa"/>
            <w:tcBorders>
              <w:top w:val="single" w:sz="4" w:space="0" w:color="auto"/>
              <w:left w:val="single" w:sz="4" w:space="0" w:color="auto"/>
              <w:bottom w:val="single" w:sz="4" w:space="0" w:color="auto"/>
              <w:right w:val="single" w:sz="4" w:space="0" w:color="auto"/>
            </w:tcBorders>
          </w:tcPr>
          <w:p w14:paraId="3B5B8088" w14:textId="11C4E149" w:rsidR="009D2DC4" w:rsidRDefault="0014393B" w:rsidP="00F75E09">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405EAA3D" w14:textId="49035C0D" w:rsidR="009D2DC4" w:rsidRDefault="0014393B" w:rsidP="00F75E09">
            <w:pPr>
              <w:jc w:val="center"/>
              <w:rPr>
                <w:rFonts w:cs="Arial"/>
              </w:rPr>
            </w:pPr>
            <w:r>
              <w:rPr>
                <w:rFonts w:cs="Arial"/>
              </w:rPr>
              <w:t>1</w:t>
            </w:r>
          </w:p>
        </w:tc>
        <w:tc>
          <w:tcPr>
            <w:tcW w:w="1456" w:type="dxa"/>
            <w:tcBorders>
              <w:top w:val="single" w:sz="4" w:space="0" w:color="auto"/>
              <w:left w:val="single" w:sz="4" w:space="0" w:color="auto"/>
              <w:bottom w:val="single" w:sz="4" w:space="0" w:color="auto"/>
              <w:right w:val="single" w:sz="4" w:space="0" w:color="auto"/>
            </w:tcBorders>
          </w:tcPr>
          <w:p w14:paraId="0AB5BD4E" w14:textId="20EF30D9" w:rsidR="009D2DC4" w:rsidRDefault="0014393B" w:rsidP="00F75E09">
            <w:pPr>
              <w:jc w:val="center"/>
              <w:rPr>
                <w:rFonts w:cs="Arial"/>
              </w:rPr>
            </w:pPr>
            <w:r>
              <w:rPr>
                <w:rFonts w:cs="Arial"/>
              </w:rPr>
              <w:t>1</w:t>
            </w:r>
          </w:p>
        </w:tc>
      </w:tr>
      <w:tr w:rsidR="0014393B" w14:paraId="38DC180E"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099302A9" w14:textId="77777777" w:rsidR="0014393B" w:rsidRDefault="0014393B" w:rsidP="00756E33">
            <w:pPr>
              <w:rPr>
                <w:rFonts w:cs="Arial"/>
                <w:b/>
              </w:rPr>
            </w:pPr>
            <w:r>
              <w:rPr>
                <w:rFonts w:cs="Arial"/>
                <w:b/>
              </w:rPr>
              <w:t>Dokumentation überarbeiten</w:t>
            </w:r>
          </w:p>
          <w:p w14:paraId="67D9BEB2" w14:textId="77777777" w:rsidR="0014393B" w:rsidRDefault="0014393B" w:rsidP="00756E33">
            <w:pPr>
              <w:rPr>
                <w:rFonts w:cs="Arial"/>
                <w:b/>
              </w:rPr>
            </w:pPr>
            <w:r w:rsidRPr="00901BA2">
              <w:rPr>
                <w:rFonts w:cs="Arial"/>
                <w:bCs/>
              </w:rPr>
              <w:t>Ich</w:t>
            </w:r>
            <w:r>
              <w:rPr>
                <w:rFonts w:cs="Arial"/>
                <w:bCs/>
              </w:rPr>
              <w:t xml:space="preserve"> habe die einzelnen Punkte fortlaufend dokumentiert.</w:t>
            </w:r>
          </w:p>
        </w:tc>
        <w:tc>
          <w:tcPr>
            <w:tcW w:w="1823" w:type="dxa"/>
            <w:tcBorders>
              <w:top w:val="single" w:sz="4" w:space="0" w:color="auto"/>
              <w:left w:val="single" w:sz="4" w:space="0" w:color="auto"/>
              <w:bottom w:val="single" w:sz="4" w:space="0" w:color="auto"/>
              <w:right w:val="single" w:sz="4" w:space="0" w:color="auto"/>
            </w:tcBorders>
          </w:tcPr>
          <w:p w14:paraId="2775A070" w14:textId="77777777" w:rsidR="0014393B" w:rsidRDefault="0014393B" w:rsidP="00756E33">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6698A022" w14:textId="77777777" w:rsidR="0014393B" w:rsidRDefault="0014393B" w:rsidP="00756E33">
            <w:pPr>
              <w:jc w:val="center"/>
              <w:rPr>
                <w:rFonts w:cs="Arial"/>
              </w:rPr>
            </w:pPr>
            <w:r>
              <w:rPr>
                <w:rFonts w:cs="Arial"/>
              </w:rPr>
              <w:t>1</w:t>
            </w:r>
          </w:p>
        </w:tc>
        <w:tc>
          <w:tcPr>
            <w:tcW w:w="1456" w:type="dxa"/>
            <w:tcBorders>
              <w:top w:val="single" w:sz="4" w:space="0" w:color="auto"/>
              <w:left w:val="single" w:sz="4" w:space="0" w:color="auto"/>
              <w:bottom w:val="single" w:sz="4" w:space="0" w:color="auto"/>
              <w:right w:val="single" w:sz="4" w:space="0" w:color="auto"/>
            </w:tcBorders>
          </w:tcPr>
          <w:p w14:paraId="08442214" w14:textId="77777777" w:rsidR="0014393B" w:rsidRDefault="0014393B" w:rsidP="00756E33">
            <w:pPr>
              <w:jc w:val="center"/>
              <w:rPr>
                <w:rFonts w:cs="Arial"/>
              </w:rPr>
            </w:pPr>
            <w:r>
              <w:rPr>
                <w:rFonts w:cs="Arial"/>
              </w:rPr>
              <w:t>1</w:t>
            </w:r>
          </w:p>
        </w:tc>
      </w:tr>
      <w:tr w:rsidR="0014393B" w14:paraId="239DFE20"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6E93B32A" w14:textId="77777777" w:rsidR="0014393B" w:rsidRDefault="0014393B" w:rsidP="00756E33">
            <w:pPr>
              <w:rPr>
                <w:rFonts w:cs="Arial"/>
                <w:b/>
              </w:rPr>
            </w:pPr>
            <w:r>
              <w:rPr>
                <w:rFonts w:cs="Arial"/>
                <w:b/>
              </w:rPr>
              <w:t>Arbeitsjournal schreiben</w:t>
            </w:r>
          </w:p>
          <w:p w14:paraId="334D498B" w14:textId="39F774EA" w:rsidR="0014393B" w:rsidRDefault="00C02C3E" w:rsidP="00756E33">
            <w:pPr>
              <w:rPr>
                <w:rFonts w:cs="Arial"/>
                <w:b/>
              </w:rPr>
            </w:pPr>
            <w:r>
              <w:t>A</w:t>
            </w:r>
            <w:r w:rsidR="0014393B">
              <w:t>m Schluss des Tages habe i</w:t>
            </w:r>
            <w:r w:rsidR="0033431C">
              <w:t>ch wie immer das Tagesjournal geschrieben.</w:t>
            </w:r>
          </w:p>
        </w:tc>
        <w:tc>
          <w:tcPr>
            <w:tcW w:w="1823" w:type="dxa"/>
            <w:tcBorders>
              <w:top w:val="single" w:sz="4" w:space="0" w:color="auto"/>
              <w:left w:val="single" w:sz="4" w:space="0" w:color="auto"/>
              <w:bottom w:val="single" w:sz="4" w:space="0" w:color="auto"/>
              <w:right w:val="single" w:sz="4" w:space="0" w:color="auto"/>
            </w:tcBorders>
          </w:tcPr>
          <w:p w14:paraId="370B39EE" w14:textId="77777777" w:rsidR="0014393B" w:rsidRDefault="0014393B" w:rsidP="00756E33">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44BA3089" w14:textId="77777777" w:rsidR="0014393B" w:rsidRDefault="0014393B" w:rsidP="00756E33">
            <w:pPr>
              <w:jc w:val="center"/>
              <w:rPr>
                <w:rFonts w:cs="Arial"/>
              </w:rPr>
            </w:pPr>
            <w:r>
              <w:rPr>
                <w:rFonts w:cs="Arial"/>
              </w:rPr>
              <w:t>0.5</w:t>
            </w:r>
          </w:p>
        </w:tc>
        <w:tc>
          <w:tcPr>
            <w:tcW w:w="1456" w:type="dxa"/>
            <w:tcBorders>
              <w:top w:val="single" w:sz="4" w:space="0" w:color="auto"/>
              <w:left w:val="single" w:sz="4" w:space="0" w:color="auto"/>
              <w:bottom w:val="single" w:sz="4" w:space="0" w:color="auto"/>
              <w:right w:val="single" w:sz="4" w:space="0" w:color="auto"/>
            </w:tcBorders>
          </w:tcPr>
          <w:p w14:paraId="35E4BFC7" w14:textId="77777777" w:rsidR="0014393B" w:rsidRDefault="0014393B" w:rsidP="00756E33">
            <w:pPr>
              <w:jc w:val="center"/>
              <w:rPr>
                <w:rFonts w:cs="Arial"/>
              </w:rPr>
            </w:pPr>
            <w:r>
              <w:rPr>
                <w:rFonts w:cs="Arial"/>
              </w:rPr>
              <w:t>0.5</w:t>
            </w:r>
          </w:p>
        </w:tc>
      </w:tr>
      <w:tr w:rsidR="00AC5418" w14:paraId="03B66EB3"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155D35EF" w14:textId="4A16F0C8" w:rsidR="00AC5418" w:rsidRDefault="00AC5418" w:rsidP="00AC5418">
            <w:pPr>
              <w:rPr>
                <w:rFonts w:cs="Arial"/>
                <w:b/>
              </w:rPr>
            </w:pPr>
            <w:r>
              <w:rPr>
                <w:rFonts w:cs="Arial"/>
                <w:b/>
              </w:rPr>
              <w:t>Aufräumen und Putzen</w:t>
            </w:r>
            <w:r>
              <w:rPr>
                <w:rFonts w:cs="Arial"/>
                <w:b/>
              </w:rPr>
              <w:br/>
            </w:r>
            <w:r>
              <w:rPr>
                <w:rFonts w:cs="Arial"/>
                <w:b/>
              </w:rPr>
              <w:br/>
            </w:r>
            <w:r>
              <w:t>Wie jeden Freitag, haben wir eine Viertelstunde vor Schluss noch die Werkstatt geputzt.</w:t>
            </w:r>
          </w:p>
        </w:tc>
        <w:tc>
          <w:tcPr>
            <w:tcW w:w="1823" w:type="dxa"/>
            <w:tcBorders>
              <w:top w:val="single" w:sz="4" w:space="0" w:color="auto"/>
              <w:left w:val="single" w:sz="4" w:space="0" w:color="auto"/>
              <w:bottom w:val="single" w:sz="4" w:space="0" w:color="auto"/>
              <w:right w:val="single" w:sz="4" w:space="0" w:color="auto"/>
            </w:tcBorders>
          </w:tcPr>
          <w:p w14:paraId="33EABF9B" w14:textId="54676A89" w:rsidR="00AC5418" w:rsidRDefault="00AC5418" w:rsidP="00AC5418">
            <w:pPr>
              <w:rPr>
                <w:rFonts w:cs="Arial"/>
              </w:rPr>
            </w:pPr>
            <w:r>
              <w:rPr>
                <w:rFonts w:cs="Arial"/>
              </w:rPr>
              <w:t>Inf19</w:t>
            </w:r>
          </w:p>
        </w:tc>
        <w:tc>
          <w:tcPr>
            <w:tcW w:w="1472" w:type="dxa"/>
            <w:tcBorders>
              <w:top w:val="single" w:sz="4" w:space="0" w:color="auto"/>
              <w:left w:val="single" w:sz="4" w:space="0" w:color="auto"/>
              <w:bottom w:val="single" w:sz="4" w:space="0" w:color="auto"/>
              <w:right w:val="single" w:sz="4" w:space="0" w:color="auto"/>
            </w:tcBorders>
          </w:tcPr>
          <w:p w14:paraId="4FC57679" w14:textId="372711AF" w:rsidR="00AC5418" w:rsidRDefault="00AC5418" w:rsidP="00AC5418">
            <w:pPr>
              <w:jc w:val="center"/>
              <w:rPr>
                <w:rFonts w:cs="Arial"/>
              </w:rPr>
            </w:pPr>
            <w:r>
              <w:rPr>
                <w:rFonts w:cs="Arial"/>
              </w:rPr>
              <w:t>0.25</w:t>
            </w:r>
          </w:p>
        </w:tc>
        <w:tc>
          <w:tcPr>
            <w:tcW w:w="1456" w:type="dxa"/>
            <w:tcBorders>
              <w:top w:val="single" w:sz="4" w:space="0" w:color="auto"/>
              <w:left w:val="single" w:sz="4" w:space="0" w:color="auto"/>
              <w:bottom w:val="single" w:sz="4" w:space="0" w:color="auto"/>
              <w:right w:val="single" w:sz="4" w:space="0" w:color="auto"/>
            </w:tcBorders>
          </w:tcPr>
          <w:p w14:paraId="655EDFA3" w14:textId="0EAC029D" w:rsidR="00AC5418" w:rsidRDefault="00AC5418" w:rsidP="00AC5418">
            <w:pPr>
              <w:jc w:val="center"/>
              <w:rPr>
                <w:rFonts w:cs="Arial"/>
              </w:rPr>
            </w:pPr>
            <w:r>
              <w:rPr>
                <w:rFonts w:cs="Arial"/>
              </w:rPr>
              <w:t>0.25</w:t>
            </w:r>
          </w:p>
        </w:tc>
      </w:tr>
      <w:tr w:rsidR="00AC5418" w14:paraId="065AC094" w14:textId="77777777" w:rsidTr="0014393B">
        <w:trPr>
          <w:trHeight w:val="340"/>
        </w:trPr>
        <w:tc>
          <w:tcPr>
            <w:tcW w:w="6374" w:type="dxa"/>
            <w:gridSpan w:val="3"/>
            <w:tcBorders>
              <w:top w:val="single" w:sz="4" w:space="0" w:color="auto"/>
              <w:left w:val="single" w:sz="4" w:space="0" w:color="auto"/>
              <w:bottom w:val="single" w:sz="4" w:space="0" w:color="auto"/>
              <w:right w:val="single" w:sz="4" w:space="0" w:color="auto"/>
            </w:tcBorders>
            <w:vAlign w:val="center"/>
            <w:hideMark/>
          </w:tcPr>
          <w:p w14:paraId="5C1A0F8C" w14:textId="77777777" w:rsidR="00AC5418" w:rsidRDefault="00AC5418" w:rsidP="00AC5418">
            <w:pPr>
              <w:rPr>
                <w:rFonts w:cs="Arial"/>
                <w:b/>
                <w:bCs/>
              </w:rPr>
            </w:pPr>
            <w:r>
              <w:rPr>
                <w:rFonts w:cs="Arial"/>
                <w:b/>
                <w:bCs/>
              </w:rPr>
              <w:t>Total</w:t>
            </w:r>
          </w:p>
        </w:tc>
        <w:tc>
          <w:tcPr>
            <w:tcW w:w="1472" w:type="dxa"/>
            <w:tcBorders>
              <w:top w:val="single" w:sz="4" w:space="0" w:color="auto"/>
              <w:left w:val="single" w:sz="4" w:space="0" w:color="auto"/>
              <w:bottom w:val="single" w:sz="4" w:space="0" w:color="auto"/>
              <w:right w:val="single" w:sz="4" w:space="0" w:color="auto"/>
            </w:tcBorders>
            <w:vAlign w:val="center"/>
          </w:tcPr>
          <w:p w14:paraId="6ED349A5" w14:textId="65545B17" w:rsidR="00AC5418" w:rsidRDefault="005C6742" w:rsidP="00AC5418">
            <w:pPr>
              <w:jc w:val="center"/>
              <w:rPr>
                <w:rFonts w:cs="Arial"/>
                <w:b/>
                <w:bCs/>
              </w:rPr>
            </w:pPr>
            <w:r>
              <w:rPr>
                <w:rFonts w:cs="Arial"/>
                <w:b/>
                <w:bCs/>
              </w:rPr>
              <w:t>7</w:t>
            </w:r>
            <w:r w:rsidR="001B1850">
              <w:rPr>
                <w:rFonts w:cs="Arial"/>
                <w:b/>
                <w:bCs/>
              </w:rPr>
              <w:t>.0</w:t>
            </w:r>
          </w:p>
        </w:tc>
        <w:tc>
          <w:tcPr>
            <w:tcW w:w="1456" w:type="dxa"/>
            <w:tcBorders>
              <w:top w:val="single" w:sz="4" w:space="0" w:color="auto"/>
              <w:left w:val="single" w:sz="4" w:space="0" w:color="auto"/>
              <w:bottom w:val="single" w:sz="4" w:space="0" w:color="auto"/>
              <w:right w:val="single" w:sz="4" w:space="0" w:color="auto"/>
            </w:tcBorders>
            <w:vAlign w:val="center"/>
          </w:tcPr>
          <w:p w14:paraId="3ABD2C56" w14:textId="0C9C2230" w:rsidR="00AC5418" w:rsidRDefault="005C6742" w:rsidP="00AC5418">
            <w:pPr>
              <w:jc w:val="center"/>
              <w:rPr>
                <w:rFonts w:cs="Arial"/>
                <w:b/>
                <w:bCs/>
              </w:rPr>
            </w:pPr>
            <w:r>
              <w:rPr>
                <w:rFonts w:cs="Arial"/>
                <w:b/>
                <w:bCs/>
              </w:rPr>
              <w:t>8</w:t>
            </w:r>
            <w:r w:rsidR="00AC5418">
              <w:rPr>
                <w:rFonts w:cs="Arial"/>
                <w:b/>
                <w:bCs/>
              </w:rPr>
              <w:t>.0</w:t>
            </w:r>
          </w:p>
        </w:tc>
      </w:tr>
      <w:tr w:rsidR="00AC5418" w14:paraId="60E0BC6D" w14:textId="77777777" w:rsidTr="0014393B">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29A9F5E" w14:textId="77777777" w:rsidR="00AC5418" w:rsidRDefault="00AC5418" w:rsidP="00AC5418">
            <w:pPr>
              <w:jc w:val="center"/>
              <w:rPr>
                <w:rFonts w:cs="Arial"/>
              </w:rPr>
            </w:pPr>
            <w:r>
              <w:rPr>
                <w:rFonts w:cs="Arial"/>
                <w:color w:val="FFFFFF" w:themeColor="background1"/>
              </w:rPr>
              <w:t>Hilfestellungen</w:t>
            </w:r>
          </w:p>
        </w:tc>
      </w:tr>
      <w:tr w:rsidR="00AC5418" w14:paraId="0CD0FCBF" w14:textId="77777777" w:rsidTr="0014393B">
        <w:trPr>
          <w:trHeight w:val="1191"/>
        </w:trPr>
        <w:tc>
          <w:tcPr>
            <w:tcW w:w="9302" w:type="dxa"/>
            <w:gridSpan w:val="5"/>
            <w:tcBorders>
              <w:top w:val="single" w:sz="4" w:space="0" w:color="auto"/>
              <w:left w:val="single" w:sz="4" w:space="0" w:color="auto"/>
              <w:bottom w:val="single" w:sz="4" w:space="0" w:color="auto"/>
              <w:right w:val="single" w:sz="4" w:space="0" w:color="auto"/>
            </w:tcBorders>
          </w:tcPr>
          <w:p w14:paraId="28A9954A" w14:textId="0954871D" w:rsidR="00AC5418" w:rsidRDefault="00433476" w:rsidP="00AC5418">
            <w:pPr>
              <w:rPr>
                <w:rFonts w:cs="Arial"/>
              </w:rPr>
            </w:pPr>
            <w:r>
              <w:rPr>
                <w:rFonts w:cs="Arial"/>
              </w:rPr>
              <w:t>Matthias Heimberg</w:t>
            </w:r>
          </w:p>
        </w:tc>
      </w:tr>
      <w:tr w:rsidR="00AC5418" w14:paraId="181E6371" w14:textId="77777777" w:rsidTr="0014393B">
        <w:trPr>
          <w:trHeight w:val="340"/>
        </w:trPr>
        <w:tc>
          <w:tcPr>
            <w:tcW w:w="4385"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487CDC17" w14:textId="77777777" w:rsidR="00AC5418" w:rsidRDefault="00AC5418" w:rsidP="00AC5418">
            <w:pPr>
              <w:jc w:val="center"/>
              <w:rPr>
                <w:rFonts w:cs="Arial"/>
                <w:color w:val="FFFFFF"/>
              </w:rPr>
            </w:pPr>
            <w:r>
              <w:rPr>
                <w:rFonts w:cs="Arial"/>
                <w:color w:val="FFFFFF" w:themeColor="background1"/>
              </w:rPr>
              <w:t>Positives</w:t>
            </w:r>
          </w:p>
        </w:tc>
        <w:tc>
          <w:tcPr>
            <w:tcW w:w="4917"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79143ABD" w14:textId="77777777" w:rsidR="00AC5418" w:rsidRDefault="00AC5418" w:rsidP="00AC5418">
            <w:pPr>
              <w:jc w:val="center"/>
              <w:rPr>
                <w:rFonts w:cs="Arial"/>
                <w:color w:val="FFFFFF"/>
              </w:rPr>
            </w:pPr>
            <w:r>
              <w:rPr>
                <w:rFonts w:cs="Arial"/>
                <w:color w:val="FFFFFF" w:themeColor="background1"/>
              </w:rPr>
              <w:t>Negatives</w:t>
            </w:r>
          </w:p>
        </w:tc>
      </w:tr>
      <w:tr w:rsidR="00AC5418" w14:paraId="4F30AA61" w14:textId="77777777" w:rsidTr="0014393B">
        <w:trPr>
          <w:trHeight w:val="1134"/>
        </w:trPr>
        <w:tc>
          <w:tcPr>
            <w:tcW w:w="4385" w:type="dxa"/>
            <w:tcBorders>
              <w:top w:val="single" w:sz="4" w:space="0" w:color="auto"/>
              <w:left w:val="single" w:sz="4" w:space="0" w:color="auto"/>
              <w:bottom w:val="single" w:sz="4" w:space="0" w:color="auto"/>
              <w:right w:val="single" w:sz="4" w:space="0" w:color="auto"/>
            </w:tcBorders>
          </w:tcPr>
          <w:p w14:paraId="632B54A2" w14:textId="563DB40C" w:rsidR="007B6679" w:rsidRDefault="007B6679" w:rsidP="00AC5418">
            <w:pPr>
              <w:pStyle w:val="Listenabsatz"/>
              <w:numPr>
                <w:ilvl w:val="0"/>
                <w:numId w:val="6"/>
              </w:numPr>
              <w:rPr>
                <w:rFonts w:cs="Arial"/>
              </w:rPr>
            </w:pPr>
            <w:r>
              <w:rPr>
                <w:rFonts w:cs="Arial"/>
              </w:rPr>
              <w:t>Motivation</w:t>
            </w:r>
          </w:p>
          <w:p w14:paraId="5BB2E497" w14:textId="7BFE3B06" w:rsidR="007B6679" w:rsidRDefault="007B6679" w:rsidP="00AC5418">
            <w:pPr>
              <w:pStyle w:val="Listenabsatz"/>
              <w:numPr>
                <w:ilvl w:val="0"/>
                <w:numId w:val="6"/>
              </w:numPr>
              <w:rPr>
                <w:rFonts w:cs="Arial"/>
              </w:rPr>
            </w:pPr>
            <w:r>
              <w:rPr>
                <w:rFonts w:cs="Arial"/>
              </w:rPr>
              <w:t>Keine grossen Pannen</w:t>
            </w:r>
          </w:p>
          <w:p w14:paraId="6D095DE1" w14:textId="01CAC9F8" w:rsidR="00AC5418" w:rsidRDefault="008F7E13" w:rsidP="00AC5418">
            <w:pPr>
              <w:pStyle w:val="Listenabsatz"/>
              <w:numPr>
                <w:ilvl w:val="0"/>
                <w:numId w:val="6"/>
              </w:numPr>
              <w:rPr>
                <w:rFonts w:cs="Arial"/>
              </w:rPr>
            </w:pPr>
            <w:r>
              <w:rPr>
                <w:rFonts w:cs="Arial"/>
              </w:rPr>
              <w:t>Fast im Zeitplan</w:t>
            </w:r>
          </w:p>
          <w:p w14:paraId="69A54ADB" w14:textId="77777777" w:rsidR="008F7E13" w:rsidRDefault="008F7E13" w:rsidP="007B6679">
            <w:pPr>
              <w:pStyle w:val="Listenabsatz"/>
              <w:rPr>
                <w:rFonts w:cs="Arial"/>
              </w:rPr>
            </w:pPr>
          </w:p>
          <w:p w14:paraId="37D7B07A" w14:textId="77777777" w:rsidR="00AC5418" w:rsidRDefault="00AC5418" w:rsidP="00AC5418">
            <w:pPr>
              <w:pStyle w:val="Listenabsatz"/>
              <w:rPr>
                <w:rFonts w:cs="Arial"/>
              </w:rPr>
            </w:pPr>
          </w:p>
          <w:p w14:paraId="4D0EE810" w14:textId="77777777" w:rsidR="00AC5418" w:rsidRPr="00411D38" w:rsidRDefault="00AC5418" w:rsidP="00AC5418">
            <w:pPr>
              <w:pStyle w:val="Listenabsatz"/>
              <w:rPr>
                <w:rFonts w:cs="Arial"/>
              </w:rPr>
            </w:pPr>
          </w:p>
        </w:tc>
        <w:tc>
          <w:tcPr>
            <w:tcW w:w="4917" w:type="dxa"/>
            <w:gridSpan w:val="4"/>
            <w:tcBorders>
              <w:top w:val="single" w:sz="4" w:space="0" w:color="auto"/>
              <w:left w:val="single" w:sz="4" w:space="0" w:color="auto"/>
              <w:bottom w:val="single" w:sz="4" w:space="0" w:color="auto"/>
              <w:right w:val="single" w:sz="4" w:space="0" w:color="auto"/>
            </w:tcBorders>
          </w:tcPr>
          <w:p w14:paraId="4FE9961D" w14:textId="7851CDDA" w:rsidR="00AC5418" w:rsidRPr="003B6F22" w:rsidRDefault="007B6679" w:rsidP="00AC5418">
            <w:pPr>
              <w:pStyle w:val="Listenabsatz"/>
              <w:numPr>
                <w:ilvl w:val="0"/>
                <w:numId w:val="6"/>
              </w:numPr>
              <w:rPr>
                <w:rFonts w:cs="Arial"/>
              </w:rPr>
            </w:pPr>
            <w:r>
              <w:rPr>
                <w:rFonts w:cs="Arial"/>
              </w:rPr>
              <w:t>Konzentration schwindet im Verlauf des Nachmittags</w:t>
            </w:r>
          </w:p>
        </w:tc>
      </w:tr>
      <w:tr w:rsidR="00AC5418" w14:paraId="76E4D0FE" w14:textId="77777777" w:rsidTr="0014393B">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9052EE5" w14:textId="77777777" w:rsidR="00AC5418" w:rsidRDefault="00AC5418" w:rsidP="00AC5418">
            <w:pPr>
              <w:jc w:val="center"/>
              <w:rPr>
                <w:rFonts w:cs="Arial"/>
              </w:rPr>
            </w:pPr>
            <w:r>
              <w:rPr>
                <w:rFonts w:cs="Arial"/>
                <w:color w:val="FFFFFF" w:themeColor="background1"/>
              </w:rPr>
              <w:t>Reflexion</w:t>
            </w:r>
          </w:p>
        </w:tc>
      </w:tr>
      <w:tr w:rsidR="00AC5418" w14:paraId="07C79F8F" w14:textId="77777777" w:rsidTr="0014393B">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43329D41" w14:textId="39B4A2AC" w:rsidR="00AC5418" w:rsidRDefault="00BC2889" w:rsidP="00AC5418">
            <w:pPr>
              <w:rPr>
                <w:rFonts w:cs="Arial"/>
              </w:rPr>
            </w:pPr>
            <w:r>
              <w:rPr>
                <w:rFonts w:cs="Arial"/>
              </w:rPr>
              <w:t xml:space="preserve">Heute war ein </w:t>
            </w:r>
            <w:r w:rsidR="00276C65">
              <w:rPr>
                <w:rFonts w:cs="Arial"/>
              </w:rPr>
              <w:t>eher anstrengender</w:t>
            </w:r>
            <w:r w:rsidR="000912A2">
              <w:rPr>
                <w:rFonts w:cs="Arial"/>
              </w:rPr>
              <w:t xml:space="preserve"> und langer T</w:t>
            </w:r>
            <w:r>
              <w:rPr>
                <w:rFonts w:cs="Arial"/>
              </w:rPr>
              <w:t xml:space="preserve">ag, weil </w:t>
            </w:r>
            <w:r w:rsidR="00DD7084">
              <w:rPr>
                <w:rFonts w:cs="Arial"/>
              </w:rPr>
              <w:t xml:space="preserve">wir den ganzen Tag an der </w:t>
            </w:r>
            <w:proofErr w:type="spellStart"/>
            <w:r w:rsidR="00DD7084">
              <w:rPr>
                <w:rFonts w:cs="Arial"/>
              </w:rPr>
              <w:t>vIPA</w:t>
            </w:r>
            <w:proofErr w:type="spellEnd"/>
            <w:r w:rsidR="00DD7084">
              <w:rPr>
                <w:rFonts w:cs="Arial"/>
              </w:rPr>
              <w:t xml:space="preserve"> gearbeitet hatte. Am </w:t>
            </w:r>
            <w:r w:rsidR="00922EBB">
              <w:rPr>
                <w:rFonts w:cs="Arial"/>
              </w:rPr>
              <w:t xml:space="preserve">Morgen war ich noch produktiv aber am Nachmittag merkte ich, wie ich den Fokus langsam am Verlieren war. </w:t>
            </w:r>
            <w:r w:rsidR="00C31A3A">
              <w:rPr>
                <w:rFonts w:cs="Arial"/>
              </w:rPr>
              <w:t xml:space="preserve">Das Projekt befindet sich nun endlich in der Konzeptphase, das heisst: Die </w:t>
            </w:r>
            <w:r w:rsidR="009F39AF">
              <w:rPr>
                <w:rFonts w:cs="Arial"/>
              </w:rPr>
              <w:t>Realisierungsphase ist nicht mehr fern</w:t>
            </w:r>
            <w:r>
              <w:rPr>
                <w:rFonts w:cs="Arial"/>
              </w:rPr>
              <w:t>.</w:t>
            </w:r>
            <w:r w:rsidR="000A1E7C">
              <w:rPr>
                <w:rFonts w:cs="Arial"/>
              </w:rPr>
              <w:t xml:space="preserve"> </w:t>
            </w:r>
          </w:p>
        </w:tc>
      </w:tr>
      <w:tr w:rsidR="00AC5418" w14:paraId="22463544" w14:textId="77777777" w:rsidTr="0014393B">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040D55E" w14:textId="77777777" w:rsidR="00AC5418" w:rsidRDefault="00AC5418" w:rsidP="00AC5418">
            <w:pPr>
              <w:jc w:val="center"/>
              <w:rPr>
                <w:rFonts w:cs="Arial"/>
              </w:rPr>
            </w:pPr>
            <w:r>
              <w:rPr>
                <w:rFonts w:cs="Arial"/>
                <w:color w:val="FFFFFF" w:themeColor="background1"/>
              </w:rPr>
              <w:t>Weiteres Vorgehen</w:t>
            </w:r>
          </w:p>
        </w:tc>
      </w:tr>
      <w:tr w:rsidR="00AC5418" w14:paraId="27FDD198" w14:textId="77777777" w:rsidTr="0014393B">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7A763B6E" w14:textId="0CAD0242" w:rsidR="00AC5418" w:rsidRDefault="005E1031" w:rsidP="00AC5418">
            <w:pPr>
              <w:pStyle w:val="Listenabsatz"/>
              <w:keepNext/>
              <w:numPr>
                <w:ilvl w:val="0"/>
                <w:numId w:val="7"/>
              </w:numPr>
              <w:spacing w:after="0" w:line="360" w:lineRule="auto"/>
              <w:rPr>
                <w:rFonts w:cs="Arial"/>
              </w:rPr>
            </w:pPr>
            <w:r>
              <w:rPr>
                <w:rFonts w:cs="Arial"/>
              </w:rPr>
              <w:lastRenderedPageBreak/>
              <w:t>Datenbankkonzept erarbeiten</w:t>
            </w:r>
          </w:p>
          <w:p w14:paraId="5A8A69E1" w14:textId="77777777" w:rsidR="00AC5418" w:rsidRDefault="005E1031" w:rsidP="00AC5418">
            <w:pPr>
              <w:pStyle w:val="Listenabsatz"/>
              <w:keepNext/>
              <w:numPr>
                <w:ilvl w:val="0"/>
                <w:numId w:val="7"/>
              </w:numPr>
              <w:spacing w:after="0" w:line="360" w:lineRule="auto"/>
              <w:rPr>
                <w:rFonts w:cs="Arial"/>
              </w:rPr>
            </w:pPr>
            <w:r>
              <w:rPr>
                <w:rFonts w:cs="Arial"/>
              </w:rPr>
              <w:t>Testkonzept</w:t>
            </w:r>
          </w:p>
          <w:p w14:paraId="490D8D98" w14:textId="362F09A3" w:rsidR="005E1031" w:rsidRPr="00FE2805" w:rsidRDefault="00314A53" w:rsidP="00AC5418">
            <w:pPr>
              <w:pStyle w:val="Listenabsatz"/>
              <w:keepNext/>
              <w:numPr>
                <w:ilvl w:val="0"/>
                <w:numId w:val="7"/>
              </w:numPr>
              <w:spacing w:after="0" w:line="360" w:lineRule="auto"/>
              <w:rPr>
                <w:rFonts w:cs="Arial"/>
              </w:rPr>
            </w:pPr>
            <w:r>
              <w:rPr>
                <w:rFonts w:cs="Arial"/>
              </w:rPr>
              <w:t>Phasenfreigabe Phase Realisierung</w:t>
            </w:r>
          </w:p>
        </w:tc>
      </w:tr>
    </w:tbl>
    <w:p w14:paraId="6837B794" w14:textId="6456AEA3" w:rsidR="00F9751B" w:rsidRDefault="00E35744" w:rsidP="00E35744">
      <w:pPr>
        <w:pStyle w:val="Beschriftung"/>
      </w:pPr>
      <w:bookmarkStart w:id="154" w:name="_Toc88468800"/>
      <w:r>
        <w:t xml:space="preserve">Tabelle </w:t>
      </w:r>
      <w:r w:rsidR="0034038F">
        <w:fldChar w:fldCharType="begin"/>
      </w:r>
      <w:r w:rsidR="0034038F">
        <w:instrText xml:space="preserve"> SEQ Tabelle \* ARABIC </w:instrText>
      </w:r>
      <w:r w:rsidR="0034038F">
        <w:fldChar w:fldCharType="separate"/>
      </w:r>
      <w:r w:rsidR="00E2796F">
        <w:rPr>
          <w:noProof/>
        </w:rPr>
        <w:t>11</w:t>
      </w:r>
      <w:r w:rsidR="0034038F">
        <w:rPr>
          <w:noProof/>
        </w:rPr>
        <w:fldChar w:fldCharType="end"/>
      </w:r>
      <w:r w:rsidR="00A06F65">
        <w:rPr>
          <w:noProof/>
        </w:rPr>
        <w:t>: Tagesjournal 19.11.21</w:t>
      </w:r>
      <w:bookmarkEnd w:id="154"/>
    </w:p>
    <w:p w14:paraId="5F30372D" w14:textId="57C19AAE" w:rsidR="006B4A1C" w:rsidRDefault="006B4A1C" w:rsidP="00F9751B"/>
    <w:p w14:paraId="64736020" w14:textId="0041E152" w:rsidR="001C1CBA" w:rsidRDefault="001C1CBA" w:rsidP="006B4A1C"/>
    <w:p w14:paraId="5D36A3E5" w14:textId="49031C47" w:rsidR="000C7013" w:rsidRDefault="000C7013" w:rsidP="000C7013">
      <w:pPr>
        <w:pStyle w:val="berschrift2"/>
      </w:pPr>
      <w:bookmarkStart w:id="155" w:name="_Toc88727844"/>
      <w:r>
        <w:t>Montag, 22. Juni 2021</w:t>
      </w:r>
      <w:bookmarkEnd w:id="155"/>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5"/>
        <w:gridCol w:w="166"/>
        <w:gridCol w:w="1823"/>
        <w:gridCol w:w="1472"/>
        <w:gridCol w:w="1456"/>
      </w:tblGrid>
      <w:tr w:rsidR="000C7013" w14:paraId="041CED34" w14:textId="77777777" w:rsidTr="000D3C45">
        <w:trPr>
          <w:trHeight w:val="1319"/>
        </w:trPr>
        <w:tc>
          <w:tcPr>
            <w:tcW w:w="4551"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143A6BC6" w14:textId="77777777" w:rsidR="000C7013" w:rsidRDefault="000C7013" w:rsidP="000D3C45">
            <w:pPr>
              <w:jc w:val="center"/>
              <w:rPr>
                <w:rFonts w:asciiTheme="minorHAnsi" w:hAnsiTheme="minorHAnsi" w:cs="Arial"/>
                <w:color w:val="FFFFFF"/>
              </w:rPr>
            </w:pPr>
            <w:r>
              <w:rPr>
                <w:rFonts w:cs="Arial"/>
                <w:color w:val="FFFFFF" w:themeColor="background1"/>
              </w:rPr>
              <w:t>Tätigkeit</w:t>
            </w:r>
          </w:p>
        </w:tc>
        <w:tc>
          <w:tcPr>
            <w:tcW w:w="182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0454DC5" w14:textId="77777777" w:rsidR="000C7013" w:rsidRDefault="000C7013" w:rsidP="000D3C45">
            <w:pPr>
              <w:jc w:val="center"/>
              <w:rPr>
                <w:rFonts w:cs="Arial"/>
                <w:color w:val="FFFFFF"/>
              </w:rPr>
            </w:pPr>
            <w:r>
              <w:rPr>
                <w:rFonts w:cs="Arial"/>
                <w:color w:val="FFFFFF" w:themeColor="background1"/>
              </w:rPr>
              <w:t>Beteiligte Personen</w:t>
            </w:r>
          </w:p>
        </w:tc>
        <w:tc>
          <w:tcPr>
            <w:tcW w:w="1472"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DC532F2" w14:textId="77777777" w:rsidR="000C7013" w:rsidRPr="006640E9" w:rsidRDefault="000C7013" w:rsidP="000D3C45">
            <w:pPr>
              <w:jc w:val="center"/>
              <w:rPr>
                <w:rFonts w:cs="Arial"/>
                <w:color w:val="FFFFFF" w:themeColor="background1"/>
              </w:rPr>
            </w:pPr>
            <w:r>
              <w:rPr>
                <w:rFonts w:cs="Arial"/>
                <w:color w:val="FFFFFF" w:themeColor="background1"/>
              </w:rPr>
              <w:t xml:space="preserve">Aufwand geplant </w:t>
            </w:r>
          </w:p>
        </w:tc>
        <w:tc>
          <w:tcPr>
            <w:tcW w:w="145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140201E" w14:textId="77777777" w:rsidR="000C7013" w:rsidRDefault="000C7013" w:rsidP="000D3C45">
            <w:pPr>
              <w:jc w:val="center"/>
              <w:rPr>
                <w:rFonts w:cs="Arial"/>
                <w:color w:val="FFFFFF"/>
              </w:rPr>
            </w:pPr>
            <w:r>
              <w:rPr>
                <w:rFonts w:cs="Arial"/>
                <w:color w:val="FFFFFF" w:themeColor="background1"/>
              </w:rPr>
              <w:t>Aufwand effektiv</w:t>
            </w:r>
            <w:r>
              <w:rPr>
                <w:rFonts w:cs="Arial"/>
                <w:color w:val="FFFFFF" w:themeColor="background1"/>
              </w:rPr>
              <w:br/>
            </w:r>
          </w:p>
        </w:tc>
      </w:tr>
      <w:tr w:rsidR="000C7013" w14:paraId="68792AC9" w14:textId="77777777" w:rsidTr="000D3C45">
        <w:trPr>
          <w:trHeight w:val="1111"/>
        </w:trPr>
        <w:tc>
          <w:tcPr>
            <w:tcW w:w="4551" w:type="dxa"/>
            <w:gridSpan w:val="2"/>
            <w:tcBorders>
              <w:top w:val="single" w:sz="4" w:space="0" w:color="auto"/>
              <w:left w:val="single" w:sz="4" w:space="0" w:color="auto"/>
              <w:bottom w:val="single" w:sz="4" w:space="0" w:color="auto"/>
              <w:right w:val="single" w:sz="4" w:space="0" w:color="auto"/>
            </w:tcBorders>
          </w:tcPr>
          <w:p w14:paraId="64C4903F" w14:textId="26C70CA9" w:rsidR="000C7013" w:rsidRDefault="006F1844" w:rsidP="000D3C45">
            <w:pPr>
              <w:rPr>
                <w:rFonts w:cs="Arial"/>
                <w:b/>
              </w:rPr>
            </w:pPr>
            <w:r>
              <w:rPr>
                <w:rFonts w:cs="Arial"/>
                <w:b/>
              </w:rPr>
              <w:t>Datenbankkonzept erarbeiten</w:t>
            </w:r>
          </w:p>
          <w:p w14:paraId="63DEAF1B" w14:textId="77777777" w:rsidR="000C7013" w:rsidRPr="00D12C4D" w:rsidRDefault="000C7013" w:rsidP="000D3C45">
            <w:pPr>
              <w:rPr>
                <w:rFonts w:cs="Arial"/>
                <w:b/>
              </w:rPr>
            </w:pPr>
            <w:r>
              <w:t>Nun sind alle wichtigen Abgrenzungskriterien in der Dokumentation festgehalten. Ich habe sie aus der Aufgabenstellung übernommen.</w:t>
            </w:r>
          </w:p>
        </w:tc>
        <w:tc>
          <w:tcPr>
            <w:tcW w:w="1823" w:type="dxa"/>
            <w:tcBorders>
              <w:top w:val="single" w:sz="4" w:space="0" w:color="auto"/>
              <w:left w:val="single" w:sz="4" w:space="0" w:color="auto"/>
              <w:bottom w:val="single" w:sz="4" w:space="0" w:color="auto"/>
              <w:right w:val="single" w:sz="4" w:space="0" w:color="auto"/>
            </w:tcBorders>
          </w:tcPr>
          <w:p w14:paraId="70F08010" w14:textId="77777777" w:rsidR="000C7013" w:rsidRDefault="000C7013" w:rsidP="000D3C45">
            <w:pPr>
              <w:rPr>
                <w:rFonts w:cs="Arial"/>
              </w:rPr>
            </w:pPr>
            <w:r>
              <w:rPr>
                <w:rFonts w:cs="Arial"/>
              </w:rPr>
              <w:t>M. Schmid</w:t>
            </w:r>
            <w:r>
              <w:rPr>
                <w:rFonts w:cs="Arial"/>
              </w:rPr>
              <w:br/>
            </w:r>
          </w:p>
        </w:tc>
        <w:tc>
          <w:tcPr>
            <w:tcW w:w="1472" w:type="dxa"/>
            <w:tcBorders>
              <w:top w:val="single" w:sz="4" w:space="0" w:color="auto"/>
              <w:left w:val="single" w:sz="4" w:space="0" w:color="auto"/>
              <w:bottom w:val="single" w:sz="4" w:space="0" w:color="auto"/>
              <w:right w:val="single" w:sz="4" w:space="0" w:color="auto"/>
            </w:tcBorders>
          </w:tcPr>
          <w:p w14:paraId="556DDD2C" w14:textId="01C99AC6" w:rsidR="000C7013" w:rsidRDefault="006F1844" w:rsidP="000D3C45">
            <w:pPr>
              <w:jc w:val="center"/>
              <w:rPr>
                <w:rFonts w:cs="Arial"/>
              </w:rPr>
            </w:pPr>
            <w:r>
              <w:rPr>
                <w:rFonts w:cs="Arial"/>
              </w:rPr>
              <w:t>1</w:t>
            </w:r>
          </w:p>
        </w:tc>
        <w:tc>
          <w:tcPr>
            <w:tcW w:w="1456" w:type="dxa"/>
            <w:tcBorders>
              <w:top w:val="single" w:sz="4" w:space="0" w:color="auto"/>
              <w:left w:val="single" w:sz="4" w:space="0" w:color="auto"/>
              <w:bottom w:val="single" w:sz="4" w:space="0" w:color="auto"/>
              <w:right w:val="single" w:sz="4" w:space="0" w:color="auto"/>
            </w:tcBorders>
          </w:tcPr>
          <w:p w14:paraId="72CAC875" w14:textId="4787D2FC" w:rsidR="000C7013" w:rsidRDefault="006F1844" w:rsidP="000D3C45">
            <w:pPr>
              <w:jc w:val="center"/>
              <w:rPr>
                <w:rFonts w:cs="Arial"/>
              </w:rPr>
            </w:pPr>
            <w:r>
              <w:rPr>
                <w:rFonts w:cs="Arial"/>
              </w:rPr>
              <w:t>1</w:t>
            </w:r>
          </w:p>
        </w:tc>
      </w:tr>
      <w:tr w:rsidR="000C7013" w14:paraId="65DD8DB8" w14:textId="77777777" w:rsidTr="000D3C45">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0B6B4BA5" w14:textId="178C6BAA" w:rsidR="000C7013" w:rsidRDefault="006F1844" w:rsidP="000D3C45">
            <w:pPr>
              <w:rPr>
                <w:rFonts w:cs="Arial"/>
                <w:b/>
              </w:rPr>
            </w:pPr>
            <w:r>
              <w:rPr>
                <w:rFonts w:cs="Arial"/>
                <w:b/>
              </w:rPr>
              <w:t>Testkonzept erstellen</w:t>
            </w:r>
          </w:p>
          <w:p w14:paraId="2E41BEA0" w14:textId="77777777" w:rsidR="000C7013" w:rsidRPr="006640E9" w:rsidRDefault="000C7013" w:rsidP="000D3C45">
            <w:r>
              <w:t>Als nächstes habe ich die Anforderungen dokumentiert, welche in der Aufgabenstellung ersichtlich sind.</w:t>
            </w:r>
          </w:p>
        </w:tc>
        <w:tc>
          <w:tcPr>
            <w:tcW w:w="1823" w:type="dxa"/>
            <w:tcBorders>
              <w:top w:val="single" w:sz="4" w:space="0" w:color="auto"/>
              <w:left w:val="single" w:sz="4" w:space="0" w:color="auto"/>
              <w:bottom w:val="single" w:sz="4" w:space="0" w:color="auto"/>
              <w:right w:val="single" w:sz="4" w:space="0" w:color="auto"/>
            </w:tcBorders>
          </w:tcPr>
          <w:p w14:paraId="2B3AD71E" w14:textId="77777777" w:rsidR="000C7013" w:rsidRDefault="000C7013" w:rsidP="000D3C45">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0B5B6F52" w14:textId="0F7681E6" w:rsidR="000C7013" w:rsidRDefault="000C7013" w:rsidP="000D3C45">
            <w:pPr>
              <w:tabs>
                <w:tab w:val="left" w:pos="510"/>
                <w:tab w:val="center" w:pos="600"/>
              </w:tabs>
              <w:rPr>
                <w:rFonts w:cs="Arial"/>
              </w:rPr>
            </w:pPr>
            <w:r>
              <w:rPr>
                <w:rFonts w:cs="Arial"/>
              </w:rPr>
              <w:tab/>
            </w:r>
            <w:r w:rsidR="006F1844">
              <w:rPr>
                <w:rFonts w:cs="Arial"/>
              </w:rPr>
              <w:t>1</w:t>
            </w:r>
            <w:r>
              <w:rPr>
                <w:rFonts w:cs="Arial"/>
              </w:rPr>
              <w:t>.</w:t>
            </w:r>
            <w:r w:rsidR="00DB1A6F">
              <w:rPr>
                <w:rFonts w:cs="Arial"/>
              </w:rPr>
              <w:t>5</w:t>
            </w:r>
          </w:p>
        </w:tc>
        <w:tc>
          <w:tcPr>
            <w:tcW w:w="1456" w:type="dxa"/>
            <w:tcBorders>
              <w:top w:val="single" w:sz="4" w:space="0" w:color="auto"/>
              <w:left w:val="single" w:sz="4" w:space="0" w:color="auto"/>
              <w:bottom w:val="single" w:sz="4" w:space="0" w:color="auto"/>
              <w:right w:val="single" w:sz="4" w:space="0" w:color="auto"/>
            </w:tcBorders>
          </w:tcPr>
          <w:p w14:paraId="4DCA52F6" w14:textId="32366061" w:rsidR="000C7013" w:rsidRDefault="006F1844" w:rsidP="000D3C45">
            <w:pPr>
              <w:jc w:val="center"/>
              <w:rPr>
                <w:rFonts w:cs="Arial"/>
              </w:rPr>
            </w:pPr>
            <w:r>
              <w:rPr>
                <w:rFonts w:cs="Arial"/>
              </w:rPr>
              <w:t>1</w:t>
            </w:r>
            <w:r w:rsidR="00A901C9">
              <w:rPr>
                <w:rFonts w:cs="Arial"/>
              </w:rPr>
              <w:t>.25</w:t>
            </w:r>
          </w:p>
        </w:tc>
      </w:tr>
      <w:tr w:rsidR="000C7013" w14:paraId="3E822738" w14:textId="77777777" w:rsidTr="000D3C45">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7F92AA53" w14:textId="1C3BE86B" w:rsidR="000C7013" w:rsidRDefault="006F1844" w:rsidP="000D3C45">
            <w:r>
              <w:rPr>
                <w:rFonts w:cs="Arial"/>
                <w:b/>
              </w:rPr>
              <w:t>Besprechung Phasenfreigabe mit Expert</w:t>
            </w:r>
          </w:p>
          <w:p w14:paraId="389D343B" w14:textId="5E6F0DF5" w:rsidR="000C7013" w:rsidRPr="000F2A17" w:rsidRDefault="000C7013" w:rsidP="000D3C45">
            <w:r>
              <w:t>Die Schnittstellen und das Umfeld, in welchem meine Applikation läuft</w:t>
            </w:r>
            <w:ins w:id="156" w:author="Therese" w:date="2021-11-25T14:33:00Z">
              <w:r w:rsidR="00516C6D">
                <w:t>,</w:t>
              </w:r>
            </w:ins>
            <w:r>
              <w:t xml:space="preserve"> sind nun dokumentiert. Ich habe eine Grafik eingefügt, welche die Beschreibung bildlich veranschaulicht.</w:t>
            </w:r>
          </w:p>
        </w:tc>
        <w:tc>
          <w:tcPr>
            <w:tcW w:w="1823" w:type="dxa"/>
            <w:tcBorders>
              <w:top w:val="single" w:sz="4" w:space="0" w:color="auto"/>
              <w:left w:val="single" w:sz="4" w:space="0" w:color="auto"/>
              <w:bottom w:val="single" w:sz="4" w:space="0" w:color="auto"/>
              <w:right w:val="single" w:sz="4" w:space="0" w:color="auto"/>
            </w:tcBorders>
          </w:tcPr>
          <w:p w14:paraId="01E97B80" w14:textId="77777777" w:rsidR="000C7013" w:rsidRDefault="000C7013" w:rsidP="000D3C45">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75339C96" w14:textId="64C2B7B1" w:rsidR="00A63AFE" w:rsidRDefault="00A63AFE" w:rsidP="000D3C45">
            <w:pPr>
              <w:jc w:val="center"/>
              <w:rPr>
                <w:rFonts w:cs="Arial"/>
              </w:rPr>
            </w:pPr>
            <w:r>
              <w:rPr>
                <w:rFonts w:cs="Arial"/>
              </w:rPr>
              <w:t>0.25</w:t>
            </w:r>
          </w:p>
        </w:tc>
        <w:tc>
          <w:tcPr>
            <w:tcW w:w="1456" w:type="dxa"/>
            <w:tcBorders>
              <w:top w:val="single" w:sz="4" w:space="0" w:color="auto"/>
              <w:left w:val="single" w:sz="4" w:space="0" w:color="auto"/>
              <w:bottom w:val="single" w:sz="4" w:space="0" w:color="auto"/>
              <w:right w:val="single" w:sz="4" w:space="0" w:color="auto"/>
            </w:tcBorders>
          </w:tcPr>
          <w:p w14:paraId="580B2473" w14:textId="7162953E" w:rsidR="000C7013" w:rsidRDefault="00A63AFE" w:rsidP="000D3C45">
            <w:pPr>
              <w:jc w:val="center"/>
              <w:rPr>
                <w:rFonts w:cs="Arial"/>
              </w:rPr>
            </w:pPr>
            <w:r>
              <w:rPr>
                <w:rFonts w:cs="Arial"/>
              </w:rPr>
              <w:t>0.25</w:t>
            </w:r>
          </w:p>
        </w:tc>
      </w:tr>
      <w:tr w:rsidR="000C7013" w14:paraId="44AE8B8F" w14:textId="77777777" w:rsidTr="000D3C45">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10A8D669" w14:textId="77777777" w:rsidR="000C7013" w:rsidRDefault="000C7013" w:rsidP="000D3C45">
            <w:pPr>
              <w:rPr>
                <w:rFonts w:cs="Arial"/>
                <w:b/>
              </w:rPr>
            </w:pPr>
            <w:r>
              <w:rPr>
                <w:rFonts w:cs="Arial"/>
                <w:b/>
              </w:rPr>
              <w:t>Dokumentation überarbeiten</w:t>
            </w:r>
          </w:p>
          <w:p w14:paraId="38363F14" w14:textId="77777777" w:rsidR="000C7013" w:rsidRDefault="000C7013" w:rsidP="000D3C45">
            <w:pPr>
              <w:rPr>
                <w:rFonts w:cs="Arial"/>
                <w:b/>
              </w:rPr>
            </w:pPr>
            <w:r w:rsidRPr="00901BA2">
              <w:rPr>
                <w:rFonts w:cs="Arial"/>
                <w:bCs/>
              </w:rPr>
              <w:t>Ich</w:t>
            </w:r>
            <w:r>
              <w:rPr>
                <w:rFonts w:cs="Arial"/>
                <w:bCs/>
              </w:rPr>
              <w:t xml:space="preserve"> habe die einzelnen Punkte fortlaufend dokumentiert.</w:t>
            </w:r>
          </w:p>
        </w:tc>
        <w:tc>
          <w:tcPr>
            <w:tcW w:w="1823" w:type="dxa"/>
            <w:tcBorders>
              <w:top w:val="single" w:sz="4" w:space="0" w:color="auto"/>
              <w:left w:val="single" w:sz="4" w:space="0" w:color="auto"/>
              <w:bottom w:val="single" w:sz="4" w:space="0" w:color="auto"/>
              <w:right w:val="single" w:sz="4" w:space="0" w:color="auto"/>
            </w:tcBorders>
          </w:tcPr>
          <w:p w14:paraId="141EC04E" w14:textId="77777777" w:rsidR="000C7013" w:rsidRDefault="000C7013" w:rsidP="000D3C45">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7AC4223C" w14:textId="77777777" w:rsidR="000C7013" w:rsidRDefault="000C7013" w:rsidP="000D3C45">
            <w:pPr>
              <w:jc w:val="center"/>
              <w:rPr>
                <w:rFonts w:cs="Arial"/>
              </w:rPr>
            </w:pPr>
            <w:r>
              <w:rPr>
                <w:rFonts w:cs="Arial"/>
              </w:rPr>
              <w:t>1</w:t>
            </w:r>
          </w:p>
        </w:tc>
        <w:tc>
          <w:tcPr>
            <w:tcW w:w="1456" w:type="dxa"/>
            <w:tcBorders>
              <w:top w:val="single" w:sz="4" w:space="0" w:color="auto"/>
              <w:left w:val="single" w:sz="4" w:space="0" w:color="auto"/>
              <w:bottom w:val="single" w:sz="4" w:space="0" w:color="auto"/>
              <w:right w:val="single" w:sz="4" w:space="0" w:color="auto"/>
            </w:tcBorders>
          </w:tcPr>
          <w:p w14:paraId="516256F3" w14:textId="77777777" w:rsidR="000C7013" w:rsidRDefault="000C7013" w:rsidP="000D3C45">
            <w:pPr>
              <w:jc w:val="center"/>
              <w:rPr>
                <w:rFonts w:cs="Arial"/>
              </w:rPr>
            </w:pPr>
            <w:r>
              <w:rPr>
                <w:rFonts w:cs="Arial"/>
              </w:rPr>
              <w:t>1</w:t>
            </w:r>
          </w:p>
        </w:tc>
      </w:tr>
      <w:tr w:rsidR="000C7013" w14:paraId="43AF00D7" w14:textId="77777777" w:rsidTr="000D3C45">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772CBA46" w14:textId="77777777" w:rsidR="000C7013" w:rsidRDefault="000C7013" w:rsidP="000D3C45">
            <w:pPr>
              <w:rPr>
                <w:rFonts w:cs="Arial"/>
                <w:b/>
              </w:rPr>
            </w:pPr>
            <w:r>
              <w:rPr>
                <w:rFonts w:cs="Arial"/>
                <w:b/>
              </w:rPr>
              <w:t>Arbeitsjournal schreiben</w:t>
            </w:r>
          </w:p>
          <w:p w14:paraId="09F2FAA8" w14:textId="77777777" w:rsidR="000C7013" w:rsidRDefault="000C7013" w:rsidP="000D3C45">
            <w:pPr>
              <w:rPr>
                <w:rFonts w:cs="Arial"/>
                <w:b/>
              </w:rPr>
            </w:pPr>
            <w:r>
              <w:t>Am Schluss des Tages habe ich wie immer das Tagesjournal geschrieben.</w:t>
            </w:r>
          </w:p>
        </w:tc>
        <w:tc>
          <w:tcPr>
            <w:tcW w:w="1823" w:type="dxa"/>
            <w:tcBorders>
              <w:top w:val="single" w:sz="4" w:space="0" w:color="auto"/>
              <w:left w:val="single" w:sz="4" w:space="0" w:color="auto"/>
              <w:bottom w:val="single" w:sz="4" w:space="0" w:color="auto"/>
              <w:right w:val="single" w:sz="4" w:space="0" w:color="auto"/>
            </w:tcBorders>
          </w:tcPr>
          <w:p w14:paraId="4986AFCF" w14:textId="77777777" w:rsidR="000C7013" w:rsidRDefault="000C7013" w:rsidP="000D3C45">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4F137B8E" w14:textId="77777777" w:rsidR="000C7013" w:rsidRDefault="000C7013" w:rsidP="000D3C45">
            <w:pPr>
              <w:jc w:val="center"/>
              <w:rPr>
                <w:rFonts w:cs="Arial"/>
              </w:rPr>
            </w:pPr>
            <w:r>
              <w:rPr>
                <w:rFonts w:cs="Arial"/>
              </w:rPr>
              <w:t>0.5</w:t>
            </w:r>
          </w:p>
        </w:tc>
        <w:tc>
          <w:tcPr>
            <w:tcW w:w="1456" w:type="dxa"/>
            <w:tcBorders>
              <w:top w:val="single" w:sz="4" w:space="0" w:color="auto"/>
              <w:left w:val="single" w:sz="4" w:space="0" w:color="auto"/>
              <w:bottom w:val="single" w:sz="4" w:space="0" w:color="auto"/>
              <w:right w:val="single" w:sz="4" w:space="0" w:color="auto"/>
            </w:tcBorders>
          </w:tcPr>
          <w:p w14:paraId="3977CAE2" w14:textId="77777777" w:rsidR="000C7013" w:rsidRDefault="000C7013" w:rsidP="000D3C45">
            <w:pPr>
              <w:jc w:val="center"/>
              <w:rPr>
                <w:rFonts w:cs="Arial"/>
              </w:rPr>
            </w:pPr>
            <w:r>
              <w:rPr>
                <w:rFonts w:cs="Arial"/>
              </w:rPr>
              <w:t>0.5</w:t>
            </w:r>
          </w:p>
        </w:tc>
      </w:tr>
      <w:tr w:rsidR="000C7013" w14:paraId="79FA6AC6" w14:textId="77777777" w:rsidTr="000D3C45">
        <w:trPr>
          <w:trHeight w:val="340"/>
        </w:trPr>
        <w:tc>
          <w:tcPr>
            <w:tcW w:w="6374" w:type="dxa"/>
            <w:gridSpan w:val="3"/>
            <w:tcBorders>
              <w:top w:val="single" w:sz="4" w:space="0" w:color="auto"/>
              <w:left w:val="single" w:sz="4" w:space="0" w:color="auto"/>
              <w:bottom w:val="single" w:sz="4" w:space="0" w:color="auto"/>
              <w:right w:val="single" w:sz="4" w:space="0" w:color="auto"/>
            </w:tcBorders>
            <w:vAlign w:val="center"/>
            <w:hideMark/>
          </w:tcPr>
          <w:p w14:paraId="0680657D" w14:textId="77777777" w:rsidR="000C7013" w:rsidRDefault="000C7013" w:rsidP="000D3C45">
            <w:pPr>
              <w:rPr>
                <w:rFonts w:cs="Arial"/>
                <w:b/>
                <w:bCs/>
              </w:rPr>
            </w:pPr>
            <w:r>
              <w:rPr>
                <w:rFonts w:cs="Arial"/>
                <w:b/>
                <w:bCs/>
              </w:rPr>
              <w:t>Total</w:t>
            </w:r>
          </w:p>
        </w:tc>
        <w:tc>
          <w:tcPr>
            <w:tcW w:w="1472" w:type="dxa"/>
            <w:tcBorders>
              <w:top w:val="single" w:sz="4" w:space="0" w:color="auto"/>
              <w:left w:val="single" w:sz="4" w:space="0" w:color="auto"/>
              <w:bottom w:val="single" w:sz="4" w:space="0" w:color="auto"/>
              <w:right w:val="single" w:sz="4" w:space="0" w:color="auto"/>
            </w:tcBorders>
            <w:vAlign w:val="center"/>
          </w:tcPr>
          <w:p w14:paraId="06C2201D" w14:textId="1D40A39C" w:rsidR="000C7013" w:rsidRDefault="00A901C9" w:rsidP="000D3C45">
            <w:pPr>
              <w:jc w:val="center"/>
              <w:rPr>
                <w:rFonts w:cs="Arial"/>
                <w:b/>
                <w:bCs/>
              </w:rPr>
            </w:pPr>
            <w:r>
              <w:rPr>
                <w:rFonts w:cs="Arial"/>
                <w:b/>
                <w:bCs/>
              </w:rPr>
              <w:t>4.25</w:t>
            </w:r>
          </w:p>
        </w:tc>
        <w:tc>
          <w:tcPr>
            <w:tcW w:w="1456" w:type="dxa"/>
            <w:tcBorders>
              <w:top w:val="single" w:sz="4" w:space="0" w:color="auto"/>
              <w:left w:val="single" w:sz="4" w:space="0" w:color="auto"/>
              <w:bottom w:val="single" w:sz="4" w:space="0" w:color="auto"/>
              <w:right w:val="single" w:sz="4" w:space="0" w:color="auto"/>
            </w:tcBorders>
            <w:vAlign w:val="center"/>
          </w:tcPr>
          <w:p w14:paraId="6056B8BF" w14:textId="731CB0FE" w:rsidR="000C7013" w:rsidRDefault="00A901C9" w:rsidP="000D3C45">
            <w:pPr>
              <w:jc w:val="center"/>
              <w:rPr>
                <w:rFonts w:cs="Arial"/>
                <w:b/>
                <w:bCs/>
              </w:rPr>
            </w:pPr>
            <w:r>
              <w:rPr>
                <w:rFonts w:cs="Arial"/>
                <w:b/>
                <w:bCs/>
              </w:rPr>
              <w:t>4</w:t>
            </w:r>
          </w:p>
        </w:tc>
      </w:tr>
      <w:tr w:rsidR="000C7013" w14:paraId="09673235" w14:textId="77777777" w:rsidTr="000D3C45">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6DF23A5" w14:textId="77777777" w:rsidR="000C7013" w:rsidRDefault="000C7013" w:rsidP="000D3C45">
            <w:pPr>
              <w:jc w:val="center"/>
              <w:rPr>
                <w:rFonts w:cs="Arial"/>
              </w:rPr>
            </w:pPr>
            <w:r>
              <w:rPr>
                <w:rFonts w:cs="Arial"/>
                <w:color w:val="FFFFFF" w:themeColor="background1"/>
              </w:rPr>
              <w:lastRenderedPageBreak/>
              <w:t>Hilfestellungen</w:t>
            </w:r>
          </w:p>
        </w:tc>
      </w:tr>
      <w:tr w:rsidR="000C7013" w14:paraId="63243FC4" w14:textId="77777777" w:rsidTr="000D3C45">
        <w:trPr>
          <w:trHeight w:val="1191"/>
        </w:trPr>
        <w:tc>
          <w:tcPr>
            <w:tcW w:w="9302" w:type="dxa"/>
            <w:gridSpan w:val="5"/>
            <w:tcBorders>
              <w:top w:val="single" w:sz="4" w:space="0" w:color="auto"/>
              <w:left w:val="single" w:sz="4" w:space="0" w:color="auto"/>
              <w:bottom w:val="single" w:sz="4" w:space="0" w:color="auto"/>
              <w:right w:val="single" w:sz="4" w:space="0" w:color="auto"/>
            </w:tcBorders>
          </w:tcPr>
          <w:p w14:paraId="56FDD6BF" w14:textId="5819B6A1" w:rsidR="000C7013" w:rsidRDefault="008A7E3E" w:rsidP="000D3C45">
            <w:pPr>
              <w:rPr>
                <w:rFonts w:cs="Arial"/>
              </w:rPr>
            </w:pPr>
            <w:r>
              <w:t xml:space="preserve">Raffaele </w:t>
            </w:r>
            <w:proofErr w:type="spellStart"/>
            <w:r>
              <w:t>Zompicchiatti</w:t>
            </w:r>
            <w:proofErr w:type="spellEnd"/>
          </w:p>
        </w:tc>
      </w:tr>
      <w:tr w:rsidR="000C7013" w14:paraId="45D156D9" w14:textId="77777777" w:rsidTr="000D3C45">
        <w:trPr>
          <w:trHeight w:val="340"/>
        </w:trPr>
        <w:tc>
          <w:tcPr>
            <w:tcW w:w="4385"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00AF2F01" w14:textId="77777777" w:rsidR="000C7013" w:rsidRDefault="000C7013" w:rsidP="000D3C45">
            <w:pPr>
              <w:jc w:val="center"/>
              <w:rPr>
                <w:rFonts w:cs="Arial"/>
                <w:color w:val="FFFFFF"/>
              </w:rPr>
            </w:pPr>
            <w:r>
              <w:rPr>
                <w:rFonts w:cs="Arial"/>
                <w:color w:val="FFFFFF" w:themeColor="background1"/>
              </w:rPr>
              <w:t>Positives</w:t>
            </w:r>
          </w:p>
        </w:tc>
        <w:tc>
          <w:tcPr>
            <w:tcW w:w="4917"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5BAAE2F2" w14:textId="77777777" w:rsidR="000C7013" w:rsidRDefault="000C7013" w:rsidP="000D3C45">
            <w:pPr>
              <w:jc w:val="center"/>
              <w:rPr>
                <w:rFonts w:cs="Arial"/>
                <w:color w:val="FFFFFF"/>
              </w:rPr>
            </w:pPr>
            <w:r>
              <w:rPr>
                <w:rFonts w:cs="Arial"/>
                <w:color w:val="FFFFFF" w:themeColor="background1"/>
              </w:rPr>
              <w:t>Negatives</w:t>
            </w:r>
          </w:p>
        </w:tc>
      </w:tr>
      <w:tr w:rsidR="000C7013" w14:paraId="56465FEB" w14:textId="77777777" w:rsidTr="000D3C45">
        <w:trPr>
          <w:trHeight w:val="1134"/>
        </w:trPr>
        <w:tc>
          <w:tcPr>
            <w:tcW w:w="4385" w:type="dxa"/>
            <w:tcBorders>
              <w:top w:val="single" w:sz="4" w:space="0" w:color="auto"/>
              <w:left w:val="single" w:sz="4" w:space="0" w:color="auto"/>
              <w:bottom w:val="single" w:sz="4" w:space="0" w:color="auto"/>
              <w:right w:val="single" w:sz="4" w:space="0" w:color="auto"/>
            </w:tcBorders>
          </w:tcPr>
          <w:p w14:paraId="758A8B6B" w14:textId="16937F19" w:rsidR="000C7013" w:rsidRDefault="000C7013" w:rsidP="000D3C45">
            <w:pPr>
              <w:pStyle w:val="Listenabsatz"/>
              <w:numPr>
                <w:ilvl w:val="0"/>
                <w:numId w:val="6"/>
              </w:numPr>
              <w:rPr>
                <w:rFonts w:cs="Arial"/>
              </w:rPr>
            </w:pPr>
            <w:r>
              <w:rPr>
                <w:rFonts w:cs="Arial"/>
              </w:rPr>
              <w:t>Motivation</w:t>
            </w:r>
          </w:p>
          <w:p w14:paraId="337FA7D7" w14:textId="38C18199" w:rsidR="00A901C9" w:rsidRPr="00A901C9" w:rsidRDefault="00A901C9" w:rsidP="000D3C45">
            <w:pPr>
              <w:pStyle w:val="Listenabsatz"/>
              <w:numPr>
                <w:ilvl w:val="0"/>
                <w:numId w:val="6"/>
              </w:numPr>
              <w:rPr>
                <w:rFonts w:cs="Arial"/>
              </w:rPr>
            </w:pPr>
            <w:r>
              <w:rPr>
                <w:rFonts w:cs="Arial"/>
              </w:rPr>
              <w:t>Gute Konzentration</w:t>
            </w:r>
          </w:p>
          <w:p w14:paraId="5F137C4F" w14:textId="77777777" w:rsidR="000C7013" w:rsidRDefault="000C7013" w:rsidP="000D3C45">
            <w:pPr>
              <w:pStyle w:val="Listenabsatz"/>
              <w:rPr>
                <w:rFonts w:cs="Arial"/>
              </w:rPr>
            </w:pPr>
          </w:p>
          <w:p w14:paraId="0994C708" w14:textId="77777777" w:rsidR="000C7013" w:rsidRPr="00411D38" w:rsidRDefault="000C7013" w:rsidP="000D3C45">
            <w:pPr>
              <w:pStyle w:val="Listenabsatz"/>
              <w:rPr>
                <w:rFonts w:cs="Arial"/>
              </w:rPr>
            </w:pPr>
          </w:p>
        </w:tc>
        <w:tc>
          <w:tcPr>
            <w:tcW w:w="4917" w:type="dxa"/>
            <w:gridSpan w:val="4"/>
            <w:tcBorders>
              <w:top w:val="single" w:sz="4" w:space="0" w:color="auto"/>
              <w:left w:val="single" w:sz="4" w:space="0" w:color="auto"/>
              <w:bottom w:val="single" w:sz="4" w:space="0" w:color="auto"/>
              <w:right w:val="single" w:sz="4" w:space="0" w:color="auto"/>
            </w:tcBorders>
          </w:tcPr>
          <w:p w14:paraId="2BA439B3" w14:textId="502211A0" w:rsidR="000C7013" w:rsidRPr="003B6F22" w:rsidRDefault="00A901C9" w:rsidP="000D3C45">
            <w:pPr>
              <w:pStyle w:val="Listenabsatz"/>
              <w:numPr>
                <w:ilvl w:val="0"/>
                <w:numId w:val="6"/>
              </w:numPr>
              <w:rPr>
                <w:rFonts w:cs="Arial"/>
              </w:rPr>
            </w:pPr>
            <w:r>
              <w:rPr>
                <w:rFonts w:cs="Arial"/>
              </w:rPr>
              <w:t>Phasenfreigabe wurde nicht erteilt.</w:t>
            </w:r>
          </w:p>
        </w:tc>
      </w:tr>
      <w:tr w:rsidR="000C7013" w14:paraId="30D38906" w14:textId="77777777" w:rsidTr="000D3C45">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4DA96AE" w14:textId="77777777" w:rsidR="000C7013" w:rsidRDefault="000C7013" w:rsidP="000D3C45">
            <w:pPr>
              <w:jc w:val="center"/>
              <w:rPr>
                <w:rFonts w:cs="Arial"/>
              </w:rPr>
            </w:pPr>
            <w:r>
              <w:rPr>
                <w:rFonts w:cs="Arial"/>
                <w:color w:val="FFFFFF" w:themeColor="background1"/>
              </w:rPr>
              <w:t>Reflexion</w:t>
            </w:r>
          </w:p>
        </w:tc>
      </w:tr>
      <w:tr w:rsidR="000C7013" w14:paraId="2F94A759" w14:textId="77777777" w:rsidTr="000D3C45">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3E3C6FAA" w14:textId="2E1920F8" w:rsidR="000C7013" w:rsidRDefault="00A901C9" w:rsidP="000D3C45">
            <w:pPr>
              <w:rPr>
                <w:rFonts w:cs="Arial"/>
              </w:rPr>
            </w:pPr>
            <w:r>
              <w:rPr>
                <w:rFonts w:cs="Arial"/>
              </w:rPr>
              <w:t>Heute wollte ich eigentlich die Konzeptphase abschliessen, jedoch ist meine Systemarchitek</w:t>
            </w:r>
            <w:ins w:id="157" w:author="Therese" w:date="2021-11-25T14:34:00Z">
              <w:r w:rsidR="00516C6D">
                <w:rPr>
                  <w:rFonts w:cs="Arial"/>
                </w:rPr>
                <w:t>t</w:t>
              </w:r>
            </w:ins>
            <w:r>
              <w:rPr>
                <w:rFonts w:cs="Arial"/>
              </w:rPr>
              <w:t xml:space="preserve">ur </w:t>
            </w:r>
            <w:proofErr w:type="gramStart"/>
            <w:r>
              <w:rPr>
                <w:rFonts w:cs="Arial"/>
              </w:rPr>
              <w:t>laut Experte</w:t>
            </w:r>
            <w:proofErr w:type="gramEnd"/>
            <w:r>
              <w:rPr>
                <w:rFonts w:cs="Arial"/>
              </w:rPr>
              <w:t xml:space="preserve"> zu mager.</w:t>
            </w:r>
            <w:r w:rsidR="00063EA1">
              <w:rPr>
                <w:rFonts w:cs="Arial"/>
              </w:rPr>
              <w:t xml:space="preserve"> Morgen werde ich die Systemarchitek</w:t>
            </w:r>
            <w:ins w:id="158" w:author="Therese" w:date="2021-11-25T14:34:00Z">
              <w:r w:rsidR="00516C6D">
                <w:rPr>
                  <w:rFonts w:cs="Arial"/>
                </w:rPr>
                <w:t>t</w:t>
              </w:r>
            </w:ins>
            <w:r w:rsidR="00063EA1">
              <w:rPr>
                <w:rFonts w:cs="Arial"/>
              </w:rPr>
              <w:t>ur nochmals überarbeiten.</w:t>
            </w:r>
          </w:p>
        </w:tc>
      </w:tr>
      <w:tr w:rsidR="000C7013" w14:paraId="087172EA" w14:textId="77777777" w:rsidTr="000D3C45">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74E4CBF5" w14:textId="77777777" w:rsidR="000C7013" w:rsidRDefault="000C7013" w:rsidP="000D3C45">
            <w:pPr>
              <w:jc w:val="center"/>
              <w:rPr>
                <w:rFonts w:cs="Arial"/>
              </w:rPr>
            </w:pPr>
            <w:r>
              <w:rPr>
                <w:rFonts w:cs="Arial"/>
                <w:color w:val="FFFFFF" w:themeColor="background1"/>
              </w:rPr>
              <w:t>Weiteres Vorgehen</w:t>
            </w:r>
          </w:p>
        </w:tc>
      </w:tr>
      <w:tr w:rsidR="000C7013" w14:paraId="644C85EE" w14:textId="77777777" w:rsidTr="000D3C45">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0883E830" w14:textId="77777777" w:rsidR="00063EA1" w:rsidRDefault="00063EA1" w:rsidP="00063EA1">
            <w:pPr>
              <w:pStyle w:val="Listenabsatz"/>
              <w:keepNext/>
              <w:numPr>
                <w:ilvl w:val="0"/>
                <w:numId w:val="7"/>
              </w:numPr>
              <w:spacing w:after="0" w:line="360" w:lineRule="auto"/>
              <w:rPr>
                <w:rFonts w:cs="Arial"/>
              </w:rPr>
            </w:pPr>
            <w:r>
              <w:rPr>
                <w:rFonts w:cs="Arial"/>
              </w:rPr>
              <w:t>Systemarchitektur überarbeiten</w:t>
            </w:r>
          </w:p>
          <w:p w14:paraId="6B95939B" w14:textId="15DE161E" w:rsidR="00063EA1" w:rsidRPr="00063EA1" w:rsidRDefault="00063EA1" w:rsidP="00063EA1">
            <w:pPr>
              <w:pStyle w:val="Listenabsatz"/>
              <w:keepNext/>
              <w:numPr>
                <w:ilvl w:val="0"/>
                <w:numId w:val="7"/>
              </w:numPr>
              <w:spacing w:after="0" w:line="360" w:lineRule="auto"/>
              <w:rPr>
                <w:rFonts w:cs="Arial"/>
              </w:rPr>
            </w:pPr>
            <w:r>
              <w:rPr>
                <w:rFonts w:cs="Arial"/>
              </w:rPr>
              <w:t>Anwendungsfälle überarbeiten</w:t>
            </w:r>
          </w:p>
        </w:tc>
      </w:tr>
    </w:tbl>
    <w:p w14:paraId="66BAE662" w14:textId="77777777" w:rsidR="000C7013" w:rsidRDefault="000C7013" w:rsidP="000C7013">
      <w:pPr>
        <w:pStyle w:val="Beschriftung"/>
      </w:pPr>
      <w:r>
        <w:t xml:space="preserve">Tabelle </w:t>
      </w:r>
      <w:r w:rsidR="0034038F">
        <w:fldChar w:fldCharType="begin"/>
      </w:r>
      <w:r w:rsidR="0034038F">
        <w:instrText xml:space="preserve"> SEQ Tabelle \* ARABIC </w:instrText>
      </w:r>
      <w:r w:rsidR="0034038F">
        <w:fldChar w:fldCharType="separate"/>
      </w:r>
      <w:r>
        <w:rPr>
          <w:noProof/>
        </w:rPr>
        <w:t>11</w:t>
      </w:r>
      <w:r w:rsidR="0034038F">
        <w:rPr>
          <w:noProof/>
        </w:rPr>
        <w:fldChar w:fldCharType="end"/>
      </w:r>
      <w:r>
        <w:rPr>
          <w:noProof/>
        </w:rPr>
        <w:t>: Tagesjournal 19.11.21</w:t>
      </w:r>
    </w:p>
    <w:p w14:paraId="7A6DB145" w14:textId="2B251F29" w:rsidR="000C7013" w:rsidRDefault="000C7013" w:rsidP="006B4A1C"/>
    <w:p w14:paraId="28E5FC56" w14:textId="62BD0098" w:rsidR="000C7013" w:rsidRDefault="000C7013" w:rsidP="000C7013">
      <w:pPr>
        <w:pStyle w:val="berschrift2"/>
      </w:pPr>
      <w:bookmarkStart w:id="159" w:name="_Toc88727845"/>
      <w:r>
        <w:t>Dienstag, 23. Juni 2021</w:t>
      </w:r>
      <w:bookmarkEnd w:id="159"/>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5"/>
        <w:gridCol w:w="166"/>
        <w:gridCol w:w="1823"/>
        <w:gridCol w:w="1472"/>
        <w:gridCol w:w="1456"/>
      </w:tblGrid>
      <w:tr w:rsidR="000C7013" w14:paraId="5B058BC1" w14:textId="77777777" w:rsidTr="000D3C45">
        <w:trPr>
          <w:trHeight w:val="1319"/>
        </w:trPr>
        <w:tc>
          <w:tcPr>
            <w:tcW w:w="4551"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1A0E3DB2" w14:textId="77777777" w:rsidR="000C7013" w:rsidRDefault="000C7013" w:rsidP="000D3C45">
            <w:pPr>
              <w:jc w:val="center"/>
              <w:rPr>
                <w:rFonts w:asciiTheme="minorHAnsi" w:hAnsiTheme="minorHAnsi" w:cs="Arial"/>
                <w:color w:val="FFFFFF"/>
              </w:rPr>
            </w:pPr>
            <w:r>
              <w:rPr>
                <w:rFonts w:cs="Arial"/>
                <w:color w:val="FFFFFF" w:themeColor="background1"/>
              </w:rPr>
              <w:t>Tätigkeit</w:t>
            </w:r>
          </w:p>
        </w:tc>
        <w:tc>
          <w:tcPr>
            <w:tcW w:w="182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F618FF6" w14:textId="77777777" w:rsidR="000C7013" w:rsidRDefault="000C7013" w:rsidP="000D3C45">
            <w:pPr>
              <w:jc w:val="center"/>
              <w:rPr>
                <w:rFonts w:cs="Arial"/>
                <w:color w:val="FFFFFF"/>
              </w:rPr>
            </w:pPr>
            <w:r>
              <w:rPr>
                <w:rFonts w:cs="Arial"/>
                <w:color w:val="FFFFFF" w:themeColor="background1"/>
              </w:rPr>
              <w:t>Beteiligte Personen</w:t>
            </w:r>
          </w:p>
        </w:tc>
        <w:tc>
          <w:tcPr>
            <w:tcW w:w="1472"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4CDC8FFB" w14:textId="77777777" w:rsidR="000C7013" w:rsidRPr="006640E9" w:rsidRDefault="000C7013" w:rsidP="000D3C45">
            <w:pPr>
              <w:jc w:val="center"/>
              <w:rPr>
                <w:rFonts w:cs="Arial"/>
                <w:color w:val="FFFFFF" w:themeColor="background1"/>
              </w:rPr>
            </w:pPr>
            <w:r>
              <w:rPr>
                <w:rFonts w:cs="Arial"/>
                <w:color w:val="FFFFFF" w:themeColor="background1"/>
              </w:rPr>
              <w:t xml:space="preserve">Aufwand geplant </w:t>
            </w:r>
          </w:p>
        </w:tc>
        <w:tc>
          <w:tcPr>
            <w:tcW w:w="145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448C7231" w14:textId="77777777" w:rsidR="000C7013" w:rsidRDefault="000C7013" w:rsidP="000D3C45">
            <w:pPr>
              <w:jc w:val="center"/>
              <w:rPr>
                <w:rFonts w:cs="Arial"/>
                <w:color w:val="FFFFFF"/>
              </w:rPr>
            </w:pPr>
            <w:r>
              <w:rPr>
                <w:rFonts w:cs="Arial"/>
                <w:color w:val="FFFFFF" w:themeColor="background1"/>
              </w:rPr>
              <w:t>Aufwand effektiv</w:t>
            </w:r>
            <w:r>
              <w:rPr>
                <w:rFonts w:cs="Arial"/>
                <w:color w:val="FFFFFF" w:themeColor="background1"/>
              </w:rPr>
              <w:br/>
            </w:r>
          </w:p>
        </w:tc>
      </w:tr>
      <w:tr w:rsidR="000C7013" w14:paraId="2E6C149C" w14:textId="77777777" w:rsidTr="000D3C45">
        <w:trPr>
          <w:trHeight w:val="1111"/>
        </w:trPr>
        <w:tc>
          <w:tcPr>
            <w:tcW w:w="4551" w:type="dxa"/>
            <w:gridSpan w:val="2"/>
            <w:tcBorders>
              <w:top w:val="single" w:sz="4" w:space="0" w:color="auto"/>
              <w:left w:val="single" w:sz="4" w:space="0" w:color="auto"/>
              <w:bottom w:val="single" w:sz="4" w:space="0" w:color="auto"/>
              <w:right w:val="single" w:sz="4" w:space="0" w:color="auto"/>
            </w:tcBorders>
          </w:tcPr>
          <w:p w14:paraId="7ECF4FAA" w14:textId="25FD0B8B" w:rsidR="000C7013" w:rsidRDefault="00063EA1" w:rsidP="000D3C45">
            <w:pPr>
              <w:rPr>
                <w:rFonts w:cs="Arial"/>
                <w:b/>
              </w:rPr>
            </w:pPr>
            <w:r>
              <w:rPr>
                <w:rFonts w:cs="Arial"/>
                <w:b/>
              </w:rPr>
              <w:t>Systemarchitektur</w:t>
            </w:r>
            <w:r w:rsidR="00465854">
              <w:rPr>
                <w:rFonts w:cs="Arial"/>
                <w:b/>
              </w:rPr>
              <w:t xml:space="preserve"> verändert</w:t>
            </w:r>
          </w:p>
          <w:p w14:paraId="723023D1" w14:textId="11E5B896" w:rsidR="000C7013" w:rsidRPr="00465854" w:rsidRDefault="00465854" w:rsidP="000D3C45">
            <w:pPr>
              <w:rPr>
                <w:rFonts w:cs="Arial"/>
                <w:bCs/>
              </w:rPr>
            </w:pPr>
            <w:r>
              <w:rPr>
                <w:rFonts w:cs="Arial"/>
                <w:bCs/>
              </w:rPr>
              <w:t xml:space="preserve">Die Systemarchitektur wurde dahingehend verändert, dass nicht nur die Kontextsicht ersichtlich ist, sondern die einzelnen Systembausteine. </w:t>
            </w:r>
          </w:p>
        </w:tc>
        <w:tc>
          <w:tcPr>
            <w:tcW w:w="1823" w:type="dxa"/>
            <w:tcBorders>
              <w:top w:val="single" w:sz="4" w:space="0" w:color="auto"/>
              <w:left w:val="single" w:sz="4" w:space="0" w:color="auto"/>
              <w:bottom w:val="single" w:sz="4" w:space="0" w:color="auto"/>
              <w:right w:val="single" w:sz="4" w:space="0" w:color="auto"/>
            </w:tcBorders>
          </w:tcPr>
          <w:p w14:paraId="3BDAFAE4" w14:textId="77777777" w:rsidR="000C7013" w:rsidRDefault="000C7013" w:rsidP="000D3C45">
            <w:pPr>
              <w:rPr>
                <w:rFonts w:cs="Arial"/>
              </w:rPr>
            </w:pPr>
            <w:r>
              <w:rPr>
                <w:rFonts w:cs="Arial"/>
              </w:rPr>
              <w:t>M. Schmid</w:t>
            </w:r>
            <w:r>
              <w:rPr>
                <w:rFonts w:cs="Arial"/>
              </w:rPr>
              <w:br/>
            </w:r>
          </w:p>
        </w:tc>
        <w:tc>
          <w:tcPr>
            <w:tcW w:w="1472" w:type="dxa"/>
            <w:tcBorders>
              <w:top w:val="single" w:sz="4" w:space="0" w:color="auto"/>
              <w:left w:val="single" w:sz="4" w:space="0" w:color="auto"/>
              <w:bottom w:val="single" w:sz="4" w:space="0" w:color="auto"/>
              <w:right w:val="single" w:sz="4" w:space="0" w:color="auto"/>
            </w:tcBorders>
          </w:tcPr>
          <w:p w14:paraId="5AD7E14E" w14:textId="08E52A3E" w:rsidR="000C7013" w:rsidRDefault="00063EA1" w:rsidP="000D3C45">
            <w:pPr>
              <w:jc w:val="center"/>
              <w:rPr>
                <w:rFonts w:cs="Arial"/>
              </w:rPr>
            </w:pPr>
            <w:r>
              <w:rPr>
                <w:rFonts w:cs="Arial"/>
              </w:rPr>
              <w:t>1</w:t>
            </w:r>
            <w:r w:rsidR="000C7013">
              <w:rPr>
                <w:rFonts w:cs="Arial"/>
              </w:rPr>
              <w:t>.5</w:t>
            </w:r>
          </w:p>
        </w:tc>
        <w:tc>
          <w:tcPr>
            <w:tcW w:w="1456" w:type="dxa"/>
            <w:tcBorders>
              <w:top w:val="single" w:sz="4" w:space="0" w:color="auto"/>
              <w:left w:val="single" w:sz="4" w:space="0" w:color="auto"/>
              <w:bottom w:val="single" w:sz="4" w:space="0" w:color="auto"/>
              <w:right w:val="single" w:sz="4" w:space="0" w:color="auto"/>
            </w:tcBorders>
          </w:tcPr>
          <w:p w14:paraId="26EB5D6E" w14:textId="4A384221" w:rsidR="000C7013" w:rsidRDefault="00465854" w:rsidP="000D3C45">
            <w:pPr>
              <w:jc w:val="center"/>
              <w:rPr>
                <w:rFonts w:cs="Arial"/>
              </w:rPr>
            </w:pPr>
            <w:r>
              <w:rPr>
                <w:rFonts w:cs="Arial"/>
              </w:rPr>
              <w:t>2</w:t>
            </w:r>
          </w:p>
        </w:tc>
      </w:tr>
      <w:tr w:rsidR="000C7013" w14:paraId="0A55FDA2" w14:textId="77777777" w:rsidTr="000D3C45">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035F81BD" w14:textId="64EFAFF0" w:rsidR="000C7013" w:rsidRDefault="00063EA1" w:rsidP="000D3C45">
            <w:pPr>
              <w:rPr>
                <w:rFonts w:cs="Arial"/>
                <w:b/>
              </w:rPr>
            </w:pPr>
            <w:r>
              <w:rPr>
                <w:rFonts w:cs="Arial"/>
                <w:b/>
              </w:rPr>
              <w:t>Anwendungsfälle</w:t>
            </w:r>
          </w:p>
          <w:p w14:paraId="0200D3B4" w14:textId="0E153DDA" w:rsidR="000C7013" w:rsidRPr="006640E9" w:rsidRDefault="00465854" w:rsidP="000D3C45">
            <w:r>
              <w:t>Als nächstes wurden die Anwendungsfälle überarbeitet. Ich habe den Anwendungsfall Unit Test hinzugefügt.</w:t>
            </w:r>
          </w:p>
        </w:tc>
        <w:tc>
          <w:tcPr>
            <w:tcW w:w="1823" w:type="dxa"/>
            <w:tcBorders>
              <w:top w:val="single" w:sz="4" w:space="0" w:color="auto"/>
              <w:left w:val="single" w:sz="4" w:space="0" w:color="auto"/>
              <w:bottom w:val="single" w:sz="4" w:space="0" w:color="auto"/>
              <w:right w:val="single" w:sz="4" w:space="0" w:color="auto"/>
            </w:tcBorders>
          </w:tcPr>
          <w:p w14:paraId="74C66206" w14:textId="77777777" w:rsidR="000C7013" w:rsidRDefault="000C7013" w:rsidP="000D3C45">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79AB84E0" w14:textId="30AFC39A" w:rsidR="000C7013" w:rsidRDefault="000C7013" w:rsidP="000D3C45">
            <w:pPr>
              <w:tabs>
                <w:tab w:val="left" w:pos="510"/>
                <w:tab w:val="center" w:pos="600"/>
              </w:tabs>
              <w:rPr>
                <w:rFonts w:cs="Arial"/>
              </w:rPr>
            </w:pPr>
            <w:r>
              <w:rPr>
                <w:rFonts w:cs="Arial"/>
              </w:rPr>
              <w:tab/>
              <w:t>0.</w:t>
            </w:r>
            <w:r w:rsidR="00465854">
              <w:rPr>
                <w:rFonts w:cs="Arial"/>
              </w:rPr>
              <w:t>75</w:t>
            </w:r>
          </w:p>
        </w:tc>
        <w:tc>
          <w:tcPr>
            <w:tcW w:w="1456" w:type="dxa"/>
            <w:tcBorders>
              <w:top w:val="single" w:sz="4" w:space="0" w:color="auto"/>
              <w:left w:val="single" w:sz="4" w:space="0" w:color="auto"/>
              <w:bottom w:val="single" w:sz="4" w:space="0" w:color="auto"/>
              <w:right w:val="single" w:sz="4" w:space="0" w:color="auto"/>
            </w:tcBorders>
          </w:tcPr>
          <w:p w14:paraId="44159084" w14:textId="77777777" w:rsidR="000C7013" w:rsidRDefault="000C7013" w:rsidP="000D3C45">
            <w:pPr>
              <w:jc w:val="center"/>
              <w:rPr>
                <w:rFonts w:cs="Arial"/>
              </w:rPr>
            </w:pPr>
            <w:r>
              <w:rPr>
                <w:rFonts w:cs="Arial"/>
              </w:rPr>
              <w:t>0.5</w:t>
            </w:r>
          </w:p>
        </w:tc>
      </w:tr>
      <w:tr w:rsidR="000C7013" w14:paraId="457393C3" w14:textId="77777777" w:rsidTr="000D3C45">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39CB3FDA" w14:textId="77777777" w:rsidR="000C7013" w:rsidRDefault="000C7013" w:rsidP="000D3C45">
            <w:pPr>
              <w:rPr>
                <w:rFonts w:cs="Arial"/>
                <w:b/>
              </w:rPr>
            </w:pPr>
            <w:r>
              <w:rPr>
                <w:rFonts w:cs="Arial"/>
                <w:b/>
              </w:rPr>
              <w:lastRenderedPageBreak/>
              <w:t>Dokumentation überarbeiten</w:t>
            </w:r>
          </w:p>
          <w:p w14:paraId="455D6556" w14:textId="77777777" w:rsidR="000C7013" w:rsidRDefault="000C7013" w:rsidP="000D3C45">
            <w:pPr>
              <w:rPr>
                <w:rFonts w:cs="Arial"/>
                <w:b/>
              </w:rPr>
            </w:pPr>
            <w:r w:rsidRPr="00901BA2">
              <w:rPr>
                <w:rFonts w:cs="Arial"/>
                <w:bCs/>
              </w:rPr>
              <w:t>Ich</w:t>
            </w:r>
            <w:r>
              <w:rPr>
                <w:rFonts w:cs="Arial"/>
                <w:bCs/>
              </w:rPr>
              <w:t xml:space="preserve"> habe die einzelnen Punkte fortlaufend dokumentiert.</w:t>
            </w:r>
          </w:p>
        </w:tc>
        <w:tc>
          <w:tcPr>
            <w:tcW w:w="1823" w:type="dxa"/>
            <w:tcBorders>
              <w:top w:val="single" w:sz="4" w:space="0" w:color="auto"/>
              <w:left w:val="single" w:sz="4" w:space="0" w:color="auto"/>
              <w:bottom w:val="single" w:sz="4" w:space="0" w:color="auto"/>
              <w:right w:val="single" w:sz="4" w:space="0" w:color="auto"/>
            </w:tcBorders>
          </w:tcPr>
          <w:p w14:paraId="2B057799" w14:textId="77777777" w:rsidR="000C7013" w:rsidRDefault="000C7013" w:rsidP="000D3C45">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0BC9FCE1" w14:textId="77777777" w:rsidR="000C7013" w:rsidRDefault="000C7013" w:rsidP="000D3C45">
            <w:pPr>
              <w:jc w:val="center"/>
              <w:rPr>
                <w:rFonts w:cs="Arial"/>
              </w:rPr>
            </w:pPr>
            <w:r>
              <w:rPr>
                <w:rFonts w:cs="Arial"/>
              </w:rPr>
              <w:t>1</w:t>
            </w:r>
          </w:p>
        </w:tc>
        <w:tc>
          <w:tcPr>
            <w:tcW w:w="1456" w:type="dxa"/>
            <w:tcBorders>
              <w:top w:val="single" w:sz="4" w:space="0" w:color="auto"/>
              <w:left w:val="single" w:sz="4" w:space="0" w:color="auto"/>
              <w:bottom w:val="single" w:sz="4" w:space="0" w:color="auto"/>
              <w:right w:val="single" w:sz="4" w:space="0" w:color="auto"/>
            </w:tcBorders>
          </w:tcPr>
          <w:p w14:paraId="5EF7047A" w14:textId="77777777" w:rsidR="000C7013" w:rsidRDefault="000C7013" w:rsidP="000D3C45">
            <w:pPr>
              <w:jc w:val="center"/>
              <w:rPr>
                <w:rFonts w:cs="Arial"/>
              </w:rPr>
            </w:pPr>
            <w:r>
              <w:rPr>
                <w:rFonts w:cs="Arial"/>
              </w:rPr>
              <w:t>1</w:t>
            </w:r>
          </w:p>
        </w:tc>
      </w:tr>
      <w:tr w:rsidR="000C7013" w14:paraId="2E1F4D83" w14:textId="77777777" w:rsidTr="000D3C45">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7DF878B4" w14:textId="77777777" w:rsidR="000C7013" w:rsidRDefault="000C7013" w:rsidP="000D3C45">
            <w:pPr>
              <w:rPr>
                <w:rFonts w:cs="Arial"/>
                <w:b/>
              </w:rPr>
            </w:pPr>
            <w:r>
              <w:rPr>
                <w:rFonts w:cs="Arial"/>
                <w:b/>
              </w:rPr>
              <w:t>Arbeitsjournal schreiben</w:t>
            </w:r>
          </w:p>
          <w:p w14:paraId="403B7B90" w14:textId="77777777" w:rsidR="000C7013" w:rsidRDefault="000C7013" w:rsidP="000D3C45">
            <w:pPr>
              <w:rPr>
                <w:rFonts w:cs="Arial"/>
                <w:b/>
              </w:rPr>
            </w:pPr>
            <w:r>
              <w:t>Am Schluss des Tages habe ich wie immer das Tagesjournal geschrieben.</w:t>
            </w:r>
          </w:p>
        </w:tc>
        <w:tc>
          <w:tcPr>
            <w:tcW w:w="1823" w:type="dxa"/>
            <w:tcBorders>
              <w:top w:val="single" w:sz="4" w:space="0" w:color="auto"/>
              <w:left w:val="single" w:sz="4" w:space="0" w:color="auto"/>
              <w:bottom w:val="single" w:sz="4" w:space="0" w:color="auto"/>
              <w:right w:val="single" w:sz="4" w:space="0" w:color="auto"/>
            </w:tcBorders>
          </w:tcPr>
          <w:p w14:paraId="45002BFD" w14:textId="77777777" w:rsidR="000C7013" w:rsidRDefault="000C7013" w:rsidP="000D3C45">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32A4593C" w14:textId="77777777" w:rsidR="000C7013" w:rsidRDefault="000C7013" w:rsidP="000D3C45">
            <w:pPr>
              <w:jc w:val="center"/>
              <w:rPr>
                <w:rFonts w:cs="Arial"/>
              </w:rPr>
            </w:pPr>
            <w:r>
              <w:rPr>
                <w:rFonts w:cs="Arial"/>
              </w:rPr>
              <w:t>0.5</w:t>
            </w:r>
          </w:p>
        </w:tc>
        <w:tc>
          <w:tcPr>
            <w:tcW w:w="1456" w:type="dxa"/>
            <w:tcBorders>
              <w:top w:val="single" w:sz="4" w:space="0" w:color="auto"/>
              <w:left w:val="single" w:sz="4" w:space="0" w:color="auto"/>
              <w:bottom w:val="single" w:sz="4" w:space="0" w:color="auto"/>
              <w:right w:val="single" w:sz="4" w:space="0" w:color="auto"/>
            </w:tcBorders>
          </w:tcPr>
          <w:p w14:paraId="660021D8" w14:textId="77777777" w:rsidR="000C7013" w:rsidRDefault="000C7013" w:rsidP="000D3C45">
            <w:pPr>
              <w:jc w:val="center"/>
              <w:rPr>
                <w:rFonts w:cs="Arial"/>
              </w:rPr>
            </w:pPr>
            <w:r>
              <w:rPr>
                <w:rFonts w:cs="Arial"/>
              </w:rPr>
              <w:t>0.5</w:t>
            </w:r>
          </w:p>
        </w:tc>
      </w:tr>
      <w:tr w:rsidR="000C7013" w14:paraId="67008C87" w14:textId="77777777" w:rsidTr="000D3C45">
        <w:trPr>
          <w:trHeight w:val="340"/>
        </w:trPr>
        <w:tc>
          <w:tcPr>
            <w:tcW w:w="6374" w:type="dxa"/>
            <w:gridSpan w:val="3"/>
            <w:tcBorders>
              <w:top w:val="single" w:sz="4" w:space="0" w:color="auto"/>
              <w:left w:val="single" w:sz="4" w:space="0" w:color="auto"/>
              <w:bottom w:val="single" w:sz="4" w:space="0" w:color="auto"/>
              <w:right w:val="single" w:sz="4" w:space="0" w:color="auto"/>
            </w:tcBorders>
            <w:vAlign w:val="center"/>
            <w:hideMark/>
          </w:tcPr>
          <w:p w14:paraId="2A12DA0B" w14:textId="77777777" w:rsidR="000C7013" w:rsidRDefault="000C7013" w:rsidP="000D3C45">
            <w:pPr>
              <w:rPr>
                <w:rFonts w:cs="Arial"/>
                <w:b/>
                <w:bCs/>
              </w:rPr>
            </w:pPr>
            <w:r>
              <w:rPr>
                <w:rFonts w:cs="Arial"/>
                <w:b/>
                <w:bCs/>
              </w:rPr>
              <w:t>Total</w:t>
            </w:r>
          </w:p>
        </w:tc>
        <w:tc>
          <w:tcPr>
            <w:tcW w:w="1472" w:type="dxa"/>
            <w:tcBorders>
              <w:top w:val="single" w:sz="4" w:space="0" w:color="auto"/>
              <w:left w:val="single" w:sz="4" w:space="0" w:color="auto"/>
              <w:bottom w:val="single" w:sz="4" w:space="0" w:color="auto"/>
              <w:right w:val="single" w:sz="4" w:space="0" w:color="auto"/>
            </w:tcBorders>
            <w:vAlign w:val="center"/>
          </w:tcPr>
          <w:p w14:paraId="3043A254" w14:textId="353CC20D" w:rsidR="000C7013" w:rsidRDefault="006E3666" w:rsidP="000D3C45">
            <w:pPr>
              <w:jc w:val="center"/>
              <w:rPr>
                <w:rFonts w:cs="Arial"/>
                <w:b/>
                <w:bCs/>
              </w:rPr>
            </w:pPr>
            <w:r>
              <w:rPr>
                <w:rFonts w:cs="Arial"/>
                <w:b/>
                <w:bCs/>
              </w:rPr>
              <w:t>3.75</w:t>
            </w:r>
          </w:p>
        </w:tc>
        <w:tc>
          <w:tcPr>
            <w:tcW w:w="1456" w:type="dxa"/>
            <w:tcBorders>
              <w:top w:val="single" w:sz="4" w:space="0" w:color="auto"/>
              <w:left w:val="single" w:sz="4" w:space="0" w:color="auto"/>
              <w:bottom w:val="single" w:sz="4" w:space="0" w:color="auto"/>
              <w:right w:val="single" w:sz="4" w:space="0" w:color="auto"/>
            </w:tcBorders>
            <w:vAlign w:val="center"/>
          </w:tcPr>
          <w:p w14:paraId="2DB72B30" w14:textId="4B8F2E3B" w:rsidR="000C7013" w:rsidRDefault="00465854" w:rsidP="000D3C45">
            <w:pPr>
              <w:jc w:val="center"/>
              <w:rPr>
                <w:rFonts w:cs="Arial"/>
                <w:b/>
                <w:bCs/>
              </w:rPr>
            </w:pPr>
            <w:r>
              <w:rPr>
                <w:rFonts w:cs="Arial"/>
                <w:b/>
                <w:bCs/>
              </w:rPr>
              <w:t>4</w:t>
            </w:r>
            <w:r w:rsidR="000C7013">
              <w:rPr>
                <w:rFonts w:cs="Arial"/>
                <w:b/>
                <w:bCs/>
              </w:rPr>
              <w:t>.0</w:t>
            </w:r>
          </w:p>
        </w:tc>
      </w:tr>
      <w:tr w:rsidR="000C7013" w14:paraId="1DD77307" w14:textId="77777777" w:rsidTr="000D3C45">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B1C0ACF" w14:textId="77777777" w:rsidR="000C7013" w:rsidRDefault="000C7013" w:rsidP="000D3C45">
            <w:pPr>
              <w:jc w:val="center"/>
              <w:rPr>
                <w:rFonts w:cs="Arial"/>
              </w:rPr>
            </w:pPr>
            <w:r>
              <w:rPr>
                <w:rFonts w:cs="Arial"/>
                <w:color w:val="FFFFFF" w:themeColor="background1"/>
              </w:rPr>
              <w:t>Hilfestellungen</w:t>
            </w:r>
          </w:p>
        </w:tc>
      </w:tr>
      <w:tr w:rsidR="000C7013" w14:paraId="4953E62C" w14:textId="77777777" w:rsidTr="000D3C45">
        <w:trPr>
          <w:trHeight w:val="1191"/>
        </w:trPr>
        <w:tc>
          <w:tcPr>
            <w:tcW w:w="9302" w:type="dxa"/>
            <w:gridSpan w:val="5"/>
            <w:tcBorders>
              <w:top w:val="single" w:sz="4" w:space="0" w:color="auto"/>
              <w:left w:val="single" w:sz="4" w:space="0" w:color="auto"/>
              <w:bottom w:val="single" w:sz="4" w:space="0" w:color="auto"/>
              <w:right w:val="single" w:sz="4" w:space="0" w:color="auto"/>
            </w:tcBorders>
          </w:tcPr>
          <w:p w14:paraId="6D64A67C" w14:textId="77777777" w:rsidR="000C7013" w:rsidRDefault="000C7013" w:rsidP="000D3C45">
            <w:pPr>
              <w:rPr>
                <w:rFonts w:cs="Arial"/>
              </w:rPr>
            </w:pPr>
            <w:r>
              <w:rPr>
                <w:rFonts w:cs="Arial"/>
              </w:rPr>
              <w:t>Heute habe ich keine Hilfestellungen verwendet.</w:t>
            </w:r>
          </w:p>
        </w:tc>
      </w:tr>
      <w:tr w:rsidR="000C7013" w14:paraId="7947B789" w14:textId="77777777" w:rsidTr="000D3C45">
        <w:trPr>
          <w:trHeight w:val="340"/>
        </w:trPr>
        <w:tc>
          <w:tcPr>
            <w:tcW w:w="4385"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2B1FB07" w14:textId="77777777" w:rsidR="000C7013" w:rsidRDefault="000C7013" w:rsidP="000D3C45">
            <w:pPr>
              <w:jc w:val="center"/>
              <w:rPr>
                <w:rFonts w:cs="Arial"/>
                <w:color w:val="FFFFFF"/>
              </w:rPr>
            </w:pPr>
            <w:r>
              <w:rPr>
                <w:rFonts w:cs="Arial"/>
                <w:color w:val="FFFFFF" w:themeColor="background1"/>
              </w:rPr>
              <w:t>Positives</w:t>
            </w:r>
          </w:p>
        </w:tc>
        <w:tc>
          <w:tcPr>
            <w:tcW w:w="4917"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70F81B99" w14:textId="77777777" w:rsidR="000C7013" w:rsidRDefault="000C7013" w:rsidP="000D3C45">
            <w:pPr>
              <w:jc w:val="center"/>
              <w:rPr>
                <w:rFonts w:cs="Arial"/>
                <w:color w:val="FFFFFF"/>
              </w:rPr>
            </w:pPr>
            <w:r>
              <w:rPr>
                <w:rFonts w:cs="Arial"/>
                <w:color w:val="FFFFFF" w:themeColor="background1"/>
              </w:rPr>
              <w:t>Negatives</w:t>
            </w:r>
          </w:p>
        </w:tc>
      </w:tr>
      <w:tr w:rsidR="000C7013" w14:paraId="2DA061B8" w14:textId="77777777" w:rsidTr="000D3C45">
        <w:trPr>
          <w:trHeight w:val="1134"/>
        </w:trPr>
        <w:tc>
          <w:tcPr>
            <w:tcW w:w="4385" w:type="dxa"/>
            <w:tcBorders>
              <w:top w:val="single" w:sz="4" w:space="0" w:color="auto"/>
              <w:left w:val="single" w:sz="4" w:space="0" w:color="auto"/>
              <w:bottom w:val="single" w:sz="4" w:space="0" w:color="auto"/>
              <w:right w:val="single" w:sz="4" w:space="0" w:color="auto"/>
            </w:tcBorders>
          </w:tcPr>
          <w:p w14:paraId="4F5905D2" w14:textId="77777777" w:rsidR="000C7013" w:rsidRDefault="000C7013" w:rsidP="000D3C45">
            <w:pPr>
              <w:pStyle w:val="Listenabsatz"/>
              <w:numPr>
                <w:ilvl w:val="0"/>
                <w:numId w:val="6"/>
              </w:numPr>
              <w:rPr>
                <w:rFonts w:cs="Arial"/>
              </w:rPr>
            </w:pPr>
            <w:r>
              <w:rPr>
                <w:rFonts w:cs="Arial"/>
              </w:rPr>
              <w:t>Motivation</w:t>
            </w:r>
          </w:p>
          <w:p w14:paraId="2541174B" w14:textId="77777777" w:rsidR="000C7013" w:rsidRDefault="000C7013" w:rsidP="000D3C45">
            <w:pPr>
              <w:pStyle w:val="Listenabsatz"/>
              <w:numPr>
                <w:ilvl w:val="0"/>
                <w:numId w:val="6"/>
              </w:numPr>
              <w:rPr>
                <w:rFonts w:cs="Arial"/>
              </w:rPr>
            </w:pPr>
            <w:r>
              <w:rPr>
                <w:rFonts w:cs="Arial"/>
              </w:rPr>
              <w:t>Keine grossen Pannen</w:t>
            </w:r>
          </w:p>
          <w:p w14:paraId="4D274F18" w14:textId="77777777" w:rsidR="000C7013" w:rsidRDefault="000C7013" w:rsidP="000D3C45">
            <w:pPr>
              <w:pStyle w:val="Listenabsatz"/>
              <w:numPr>
                <w:ilvl w:val="0"/>
                <w:numId w:val="6"/>
              </w:numPr>
              <w:rPr>
                <w:rFonts w:cs="Arial"/>
              </w:rPr>
            </w:pPr>
            <w:r>
              <w:rPr>
                <w:rFonts w:cs="Arial"/>
              </w:rPr>
              <w:t>Fast im Zeitplan</w:t>
            </w:r>
          </w:p>
          <w:p w14:paraId="7812240E" w14:textId="77777777" w:rsidR="000C7013" w:rsidRDefault="000C7013" w:rsidP="000D3C45">
            <w:pPr>
              <w:pStyle w:val="Listenabsatz"/>
              <w:rPr>
                <w:rFonts w:cs="Arial"/>
              </w:rPr>
            </w:pPr>
          </w:p>
          <w:p w14:paraId="6AFE3335" w14:textId="77777777" w:rsidR="000C7013" w:rsidRDefault="000C7013" w:rsidP="000D3C45">
            <w:pPr>
              <w:pStyle w:val="Listenabsatz"/>
              <w:rPr>
                <w:rFonts w:cs="Arial"/>
              </w:rPr>
            </w:pPr>
          </w:p>
          <w:p w14:paraId="34FF577D" w14:textId="77777777" w:rsidR="000C7013" w:rsidRPr="00411D38" w:rsidRDefault="000C7013" w:rsidP="000D3C45">
            <w:pPr>
              <w:pStyle w:val="Listenabsatz"/>
              <w:rPr>
                <w:rFonts w:cs="Arial"/>
              </w:rPr>
            </w:pPr>
          </w:p>
        </w:tc>
        <w:tc>
          <w:tcPr>
            <w:tcW w:w="4917" w:type="dxa"/>
            <w:gridSpan w:val="4"/>
            <w:tcBorders>
              <w:top w:val="single" w:sz="4" w:space="0" w:color="auto"/>
              <w:left w:val="single" w:sz="4" w:space="0" w:color="auto"/>
              <w:bottom w:val="single" w:sz="4" w:space="0" w:color="auto"/>
              <w:right w:val="single" w:sz="4" w:space="0" w:color="auto"/>
            </w:tcBorders>
          </w:tcPr>
          <w:p w14:paraId="42CC2B27" w14:textId="338E54BB" w:rsidR="000C7013" w:rsidRPr="003B6F22" w:rsidRDefault="000C7013" w:rsidP="006E3666">
            <w:pPr>
              <w:pStyle w:val="Listenabsatz"/>
              <w:rPr>
                <w:rFonts w:cs="Arial"/>
              </w:rPr>
            </w:pPr>
          </w:p>
        </w:tc>
      </w:tr>
      <w:tr w:rsidR="000C7013" w14:paraId="0E56DF11" w14:textId="77777777" w:rsidTr="000D3C45">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7CD18E8E" w14:textId="77777777" w:rsidR="000C7013" w:rsidRDefault="000C7013" w:rsidP="000D3C45">
            <w:pPr>
              <w:jc w:val="center"/>
              <w:rPr>
                <w:rFonts w:cs="Arial"/>
              </w:rPr>
            </w:pPr>
            <w:r>
              <w:rPr>
                <w:rFonts w:cs="Arial"/>
                <w:color w:val="FFFFFF" w:themeColor="background1"/>
              </w:rPr>
              <w:t>Reflexion</w:t>
            </w:r>
          </w:p>
        </w:tc>
      </w:tr>
      <w:tr w:rsidR="000C7013" w14:paraId="7829DA9D" w14:textId="77777777" w:rsidTr="000D3C45">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35B83DDB" w14:textId="721877DB" w:rsidR="000C7013" w:rsidRDefault="006E3666" w:rsidP="000D3C45">
            <w:pPr>
              <w:rPr>
                <w:rFonts w:cs="Arial"/>
              </w:rPr>
            </w:pPr>
            <w:r>
              <w:rPr>
                <w:rFonts w:cs="Arial"/>
              </w:rPr>
              <w:t>Ich finde, dass mein Konzept nun besser is</w:t>
            </w:r>
            <w:r w:rsidR="00A94983">
              <w:rPr>
                <w:rFonts w:cs="Arial"/>
              </w:rPr>
              <w:t xml:space="preserve">t, weil ich nun tief ins Detail gegangen bin. Ich habe die Umgebung in Azure aufgezeigt und auch die Softwarearchitektur erstellt. </w:t>
            </w:r>
          </w:p>
        </w:tc>
      </w:tr>
      <w:tr w:rsidR="000C7013" w14:paraId="4769F3F6" w14:textId="77777777" w:rsidTr="000D3C45">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78B4B3FD" w14:textId="77777777" w:rsidR="000C7013" w:rsidRDefault="000C7013" w:rsidP="000D3C45">
            <w:pPr>
              <w:jc w:val="center"/>
              <w:rPr>
                <w:rFonts w:cs="Arial"/>
              </w:rPr>
            </w:pPr>
            <w:r>
              <w:rPr>
                <w:rFonts w:cs="Arial"/>
                <w:color w:val="FFFFFF" w:themeColor="background1"/>
              </w:rPr>
              <w:t>Weiteres Vorgehen</w:t>
            </w:r>
          </w:p>
        </w:tc>
      </w:tr>
      <w:tr w:rsidR="000C7013" w14:paraId="77211AAC" w14:textId="77777777" w:rsidTr="000D3C45">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138DAB75" w14:textId="77777777" w:rsidR="000C7013" w:rsidRDefault="006E3666" w:rsidP="000D3C45">
            <w:pPr>
              <w:pStyle w:val="Listenabsatz"/>
              <w:keepNext/>
              <w:numPr>
                <w:ilvl w:val="0"/>
                <w:numId w:val="7"/>
              </w:numPr>
              <w:spacing w:after="0" w:line="360" w:lineRule="auto"/>
              <w:rPr>
                <w:rFonts w:cs="Arial"/>
              </w:rPr>
            </w:pPr>
            <w:r>
              <w:rPr>
                <w:rFonts w:cs="Arial"/>
              </w:rPr>
              <w:t>Phasenfreigabe Realisierung</w:t>
            </w:r>
          </w:p>
          <w:p w14:paraId="021EEAC4" w14:textId="3D449646" w:rsidR="006E3666" w:rsidRPr="00FE2805" w:rsidRDefault="006E3666" w:rsidP="000D3C45">
            <w:pPr>
              <w:pStyle w:val="Listenabsatz"/>
              <w:keepNext/>
              <w:numPr>
                <w:ilvl w:val="0"/>
                <w:numId w:val="7"/>
              </w:numPr>
              <w:spacing w:after="0" w:line="360" w:lineRule="auto"/>
              <w:rPr>
                <w:rFonts w:cs="Arial"/>
              </w:rPr>
            </w:pPr>
            <w:r>
              <w:rPr>
                <w:rFonts w:cs="Arial"/>
              </w:rPr>
              <w:t>Realisierung starten</w:t>
            </w:r>
          </w:p>
        </w:tc>
      </w:tr>
    </w:tbl>
    <w:p w14:paraId="4C091E8A" w14:textId="77777777" w:rsidR="000C7013" w:rsidRDefault="000C7013" w:rsidP="000C7013">
      <w:pPr>
        <w:pStyle w:val="Beschriftung"/>
      </w:pPr>
      <w:r>
        <w:t xml:space="preserve">Tabelle </w:t>
      </w:r>
      <w:r w:rsidR="0034038F">
        <w:fldChar w:fldCharType="begin"/>
      </w:r>
      <w:r w:rsidR="0034038F">
        <w:instrText xml:space="preserve"> SEQ Tabelle \* ARABIC </w:instrText>
      </w:r>
      <w:r w:rsidR="0034038F">
        <w:fldChar w:fldCharType="separate"/>
      </w:r>
      <w:r>
        <w:rPr>
          <w:noProof/>
        </w:rPr>
        <w:t>11</w:t>
      </w:r>
      <w:r w:rsidR="0034038F">
        <w:rPr>
          <w:noProof/>
        </w:rPr>
        <w:fldChar w:fldCharType="end"/>
      </w:r>
      <w:r>
        <w:rPr>
          <w:noProof/>
        </w:rPr>
        <w:t>: Tagesjournal 19.11.21</w:t>
      </w:r>
    </w:p>
    <w:p w14:paraId="4A292E67" w14:textId="77777777" w:rsidR="000C7013" w:rsidRPr="00F9751B" w:rsidRDefault="000C7013" w:rsidP="006B4A1C"/>
    <w:p w14:paraId="3957DD2D" w14:textId="77777777" w:rsidR="006B4A1C" w:rsidRPr="00F9751B" w:rsidRDefault="006B4A1C" w:rsidP="00F9751B"/>
    <w:p w14:paraId="3F1FFBEA" w14:textId="1BD5A269" w:rsidR="005A3BF3" w:rsidRDefault="005A3BF3" w:rsidP="005A3BF3">
      <w:pPr>
        <w:pStyle w:val="berschrift1"/>
      </w:pPr>
      <w:bookmarkStart w:id="160" w:name="_Toc88727846"/>
      <w:r>
        <w:t>Abschlussberichte</w:t>
      </w:r>
      <w:r w:rsidR="00BC3D6F">
        <w:t xml:space="preserve"> (Beispiele)</w:t>
      </w:r>
      <w:bookmarkEnd w:id="160"/>
    </w:p>
    <w:p w14:paraId="2AFABD29" w14:textId="18DD37C3" w:rsidR="00933896" w:rsidRPr="00933896" w:rsidRDefault="00933896" w:rsidP="00933896">
      <w:r>
        <w:t>Das Projekt ist nun vollendet. Ich empfand die letzten 6 Tage als ziemlich streng, dafür habe ich vieles</w:t>
      </w:r>
      <w:ins w:id="161" w:author="Therese" w:date="2021-11-25T14:35:00Z">
        <w:r w:rsidR="00516C6D">
          <w:t xml:space="preserve"> im</w:t>
        </w:r>
      </w:ins>
      <w:r>
        <w:t xml:space="preserve"> Zusammen</w:t>
      </w:r>
      <w:ins w:id="162" w:author="Therese" w:date="2021-11-25T14:35:00Z">
        <w:r w:rsidR="00516C6D">
          <w:t>h</w:t>
        </w:r>
      </w:ins>
      <w:del w:id="163" w:author="Therese" w:date="2021-11-25T14:35:00Z">
        <w:r w:rsidDel="00516C6D">
          <w:delText>g</w:delText>
        </w:r>
      </w:del>
      <w:r>
        <w:t>ang mit Projektdokumentation gelernt. Demnächst werde ich mit Giulio das Projekt auswerten, ich bin gespannt auf seine Rückmeldung.</w:t>
      </w:r>
    </w:p>
    <w:p w14:paraId="32D0986B" w14:textId="51BD6974" w:rsidR="004D1DF2" w:rsidRDefault="004D1DF2" w:rsidP="004D1DF2">
      <w:pPr>
        <w:pStyle w:val="berschrift2"/>
      </w:pPr>
      <w:bookmarkStart w:id="164" w:name="_Toc88727847"/>
      <w:r>
        <w:lastRenderedPageBreak/>
        <w:t>Schlussbericht Ist/Soll</w:t>
      </w:r>
      <w:bookmarkEnd w:id="164"/>
    </w:p>
    <w:p w14:paraId="036E96C6" w14:textId="1A82D5A0" w:rsidR="008763E7" w:rsidRPr="008763E7" w:rsidRDefault="008763E7" w:rsidP="008763E7">
      <w:r>
        <w:t>Das Projekt wurde wie geplant umgesetzt. Zuerst wurde ein Konzept erstellt, danach wurde die Realisierung vorgenommen. Die in der Aufgabenstellung ersichtlichen Ziele wurden alle erreicht. Es kann auf die gewünschten Einträge in der Datenbank zugegriffen werden und diese werden dann auf der Schulhomepage angezeigt.</w:t>
      </w:r>
    </w:p>
    <w:p w14:paraId="6FE842AA" w14:textId="3503EE80" w:rsidR="004D1DF2" w:rsidRDefault="004D1DF2" w:rsidP="004D1DF2">
      <w:pPr>
        <w:pStyle w:val="berschrift2"/>
      </w:pPr>
      <w:bookmarkStart w:id="165" w:name="_Toc88727848"/>
      <w:r>
        <w:t>Erkenntnisse</w:t>
      </w:r>
      <w:bookmarkEnd w:id="165"/>
    </w:p>
    <w:p w14:paraId="4348A346" w14:textId="284A1EA3" w:rsidR="004D1DF2" w:rsidRDefault="004D1DF2" w:rsidP="004D1DF2">
      <w:pPr>
        <w:pStyle w:val="berschrift3"/>
      </w:pPr>
      <w:bookmarkStart w:id="166" w:name="_Toc88727849"/>
      <w:r>
        <w:t>Anforderungen</w:t>
      </w:r>
      <w:bookmarkEnd w:id="166"/>
    </w:p>
    <w:p w14:paraId="3E861FF1" w14:textId="008E25F3" w:rsidR="008763E7" w:rsidRPr="008763E7" w:rsidRDefault="008763E7" w:rsidP="008763E7">
      <w:r>
        <w:t>Die Anforderungen des Projekts wurden, soweit ich es beurteilen kann, erfüllt.</w:t>
      </w:r>
      <w:r>
        <w:br/>
        <w:t>Die Testfälle haben keine Fehler verursacht.</w:t>
      </w:r>
    </w:p>
    <w:p w14:paraId="60A05053" w14:textId="04BDF8D3" w:rsidR="004D1DF2" w:rsidRDefault="004D1DF2" w:rsidP="004D1DF2">
      <w:pPr>
        <w:pStyle w:val="berschrift3"/>
      </w:pPr>
      <w:bookmarkStart w:id="167" w:name="_Toc88727850"/>
      <w:r>
        <w:t>Zeit</w:t>
      </w:r>
      <w:bookmarkEnd w:id="167"/>
    </w:p>
    <w:p w14:paraId="3F641482" w14:textId="4F3F774C" w:rsidR="008763E7" w:rsidRPr="008763E7" w:rsidRDefault="008763E7" w:rsidP="008763E7">
      <w:r>
        <w:t xml:space="preserve">Ich hatte </w:t>
      </w:r>
      <w:r w:rsidR="00276A7E">
        <w:t xml:space="preserve">fast </w:t>
      </w:r>
      <w:r>
        <w:t xml:space="preserve">durchgehend </w:t>
      </w:r>
      <w:r w:rsidR="00276A7E">
        <w:t>Zeitdruck. Eine komplette IPA Dokumentation ohne Vorlage innert 6 Tagen bzw. Halbtagen nachzuahmen war eine grosse Herausforderung für mich.</w:t>
      </w:r>
      <w:r w:rsidR="00276A7E">
        <w:br/>
        <w:t xml:space="preserve">Ich hoffe, dass diese Dokumentation einige Elemente enthält, auf welche ich in weiteren Projekten zurückgreifen kann. </w:t>
      </w:r>
    </w:p>
    <w:p w14:paraId="520DF600" w14:textId="06C02B92" w:rsidR="004D1DF2" w:rsidRDefault="004D1DF2" w:rsidP="004D1DF2">
      <w:pPr>
        <w:pStyle w:val="berschrift3"/>
      </w:pPr>
      <w:bookmarkStart w:id="168" w:name="_Toc88727851"/>
      <w:r>
        <w:t>Einsatzmittel</w:t>
      </w:r>
      <w:bookmarkEnd w:id="168"/>
    </w:p>
    <w:p w14:paraId="671FD72A" w14:textId="148CAA3F" w:rsidR="00276A7E" w:rsidRPr="00276A7E" w:rsidRDefault="00276A7E" w:rsidP="00276A7E">
      <w:r>
        <w:t>Ich habe lediglich die Einsatzmittel verwendet, welche ich auf Seite 6 aufgeführt habe.</w:t>
      </w:r>
      <w:r>
        <w:br/>
        <w:t>Es wurden keine weite</w:t>
      </w:r>
      <w:ins w:id="169" w:author="Therese" w:date="2021-11-25T14:36:00Z">
        <w:r w:rsidR="00516C6D">
          <w:t>re</w:t>
        </w:r>
      </w:ins>
      <w:r>
        <w:t>n Mittel verwendet.</w:t>
      </w:r>
    </w:p>
    <w:p w14:paraId="4C7ABD3E" w14:textId="28F9E16D" w:rsidR="004D1DF2" w:rsidRDefault="004D1DF2" w:rsidP="004D1DF2">
      <w:pPr>
        <w:pStyle w:val="berschrift3"/>
      </w:pPr>
      <w:bookmarkStart w:id="170" w:name="_Toc88727852"/>
      <w:r>
        <w:t>Qualität der Arbeit</w:t>
      </w:r>
      <w:bookmarkEnd w:id="170"/>
    </w:p>
    <w:p w14:paraId="62B73F39" w14:textId="3E44A8B4" w:rsidR="00276A7E" w:rsidRPr="00276A7E" w:rsidRDefault="00276A7E" w:rsidP="00276A7E">
      <w:r>
        <w:t>Die Qualität der Dokumentation hätte ich gern ein bisschen besser gehabt, leider reicht es mir jedoch zeitlich nicht</w:t>
      </w:r>
      <w:r w:rsidR="001C6C79">
        <w:t xml:space="preserve"> m</w:t>
      </w:r>
      <w:r>
        <w:t>ehr</w:t>
      </w:r>
      <w:r w:rsidR="001C6C79">
        <w:t xml:space="preserve">. Mit dem Produkt an sich bin </w:t>
      </w:r>
      <w:ins w:id="171" w:author="Therese" w:date="2021-11-25T14:36:00Z">
        <w:r w:rsidR="00516C6D">
          <w:t xml:space="preserve">ich </w:t>
        </w:r>
      </w:ins>
      <w:proofErr w:type="gramStart"/>
      <w:r w:rsidR="001C6C79">
        <w:t>ganz zufrieden</w:t>
      </w:r>
      <w:proofErr w:type="gramEnd"/>
      <w:ins w:id="172" w:author="Therese" w:date="2021-11-25T14:36:00Z">
        <w:r w:rsidR="00516C6D">
          <w:t>;</w:t>
        </w:r>
      </w:ins>
      <w:del w:id="173" w:author="Therese" w:date="2021-11-25T14:36:00Z">
        <w:r w:rsidR="001C6C79" w:rsidDel="00516C6D">
          <w:delText>,</w:delText>
        </w:r>
      </w:del>
      <w:r w:rsidR="001C6C79">
        <w:t xml:space="preserve"> wenn man möchte</w:t>
      </w:r>
      <w:ins w:id="174" w:author="Therese" w:date="2021-11-25T14:37:00Z">
        <w:r w:rsidR="00516C6D">
          <w:t>,</w:t>
        </w:r>
      </w:ins>
      <w:r w:rsidR="001C6C79">
        <w:t xml:space="preserve"> könnte man die Darstellung noch ein bisschen verbessern, aber die Funktionalität ist gewährleistet.</w:t>
      </w:r>
    </w:p>
    <w:p w14:paraId="3D220FA1" w14:textId="4BC881A2" w:rsidR="004D1DF2" w:rsidRDefault="004D1DF2" w:rsidP="00276A7E">
      <w:pPr>
        <w:pStyle w:val="berschrift2"/>
        <w:numPr>
          <w:ilvl w:val="1"/>
          <w:numId w:val="8"/>
        </w:numPr>
      </w:pPr>
      <w:bookmarkStart w:id="175" w:name="_Toc88727853"/>
      <w:r>
        <w:lastRenderedPageBreak/>
        <w:t>Persönliches Fazit</w:t>
      </w:r>
      <w:r w:rsidR="00276A7E">
        <w:t xml:space="preserve"> / Schlussreflexion</w:t>
      </w:r>
      <w:bookmarkEnd w:id="175"/>
    </w:p>
    <w:p w14:paraId="4E43334F" w14:textId="13F42930" w:rsidR="00276A7E" w:rsidRDefault="00276A7E" w:rsidP="00276A7E">
      <w:r>
        <w:t xml:space="preserve">Generell bin ich zufrieden mit diesem Projekt. Ich hoffe, dass dies Giulio auch so sieht. Ich denke, dass dies eine gute Gelegenheit </w:t>
      </w:r>
      <w:r w:rsidR="001C6C79">
        <w:t>war,</w:t>
      </w:r>
      <w:r>
        <w:t xml:space="preserve"> um Projektdokumentation zu </w:t>
      </w:r>
      <w:r w:rsidR="001C6C79">
        <w:t xml:space="preserve">üben. </w:t>
      </w:r>
      <w:r w:rsidR="00ED00F9">
        <w:t>Fast</w:t>
      </w:r>
      <w:del w:id="176" w:author="Therese" w:date="2021-11-25T14:37:00Z">
        <w:r w:rsidR="00ED00F9" w:rsidDel="00516C6D">
          <w:delText xml:space="preserve"> die</w:delText>
        </w:r>
      </w:del>
      <w:r w:rsidR="00ED00F9">
        <w:t xml:space="preserve"> die ganze Zeit stand ich unter Zeitdruck, dies ist wohl normal bei einem solchen Projekt. </w:t>
      </w:r>
    </w:p>
    <w:p w14:paraId="18DCE1F8" w14:textId="6B08D455" w:rsidR="00ED00F9" w:rsidRPr="00276A7E" w:rsidRDefault="00ED00F9" w:rsidP="00276A7E">
      <w:r>
        <w:t>Mir ist jetzt auf jeden Fall bewusst geworden, das</w:t>
      </w:r>
      <w:ins w:id="177" w:author="Therese" w:date="2021-11-25T14:37:00Z">
        <w:r w:rsidR="00516C6D">
          <w:t>s</w:t>
        </w:r>
      </w:ins>
      <w:r>
        <w:t xml:space="preserve"> man mit Hermes, wenn man es sauber ausführt, ein Projekt effizient abwickeln kann und Fehler minimieren kann. Ich denke, dass ich mit Hermes auch bei meiner IPA arbeiten werde, da ich mich langsam mit dieser Projektmethode angefreundet habe.</w:t>
      </w:r>
      <w:r>
        <w:br/>
      </w:r>
      <w:r>
        <w:br/>
        <w:t>Während des Projekts musste ich mich in viele mir neue Bereiche einarbeiten, wie z.B. in das Erstellen von Konzepten. Ich hoffe, dass meine Konzepte nicht für die Tonne sind und bin gespannt auf die Meinung von Giulio.</w:t>
      </w:r>
    </w:p>
    <w:p w14:paraId="78224540" w14:textId="77777777" w:rsidR="004D1DF2" w:rsidRPr="004D1DF2" w:rsidRDefault="004D1DF2" w:rsidP="004D1DF2"/>
    <w:p w14:paraId="0C3CE0D7" w14:textId="77777777" w:rsidR="005A3BF3" w:rsidRPr="005A3BF3" w:rsidRDefault="005A3BF3" w:rsidP="005A3BF3"/>
    <w:p w14:paraId="3F87F1C7" w14:textId="5D639778" w:rsidR="00934BEF" w:rsidRDefault="00934BEF">
      <w:r>
        <w:br w:type="page"/>
      </w:r>
    </w:p>
    <w:p w14:paraId="10838B7C" w14:textId="558BCB1B" w:rsidR="00934BEF" w:rsidRPr="00654EE9" w:rsidRDefault="00934BEF" w:rsidP="00934BEF">
      <w:pPr>
        <w:pStyle w:val="berschrift1"/>
        <w:numPr>
          <w:ilvl w:val="0"/>
          <w:numId w:val="0"/>
        </w:numPr>
        <w:ind w:left="360"/>
        <w:rPr>
          <w:sz w:val="48"/>
          <w:szCs w:val="40"/>
          <w:lang w:val="fr-CH"/>
        </w:rPr>
      </w:pPr>
      <w:bookmarkStart w:id="178" w:name="_Toc88727854"/>
      <w:r w:rsidRPr="00654EE9">
        <w:rPr>
          <w:sz w:val="48"/>
          <w:szCs w:val="40"/>
        </w:rPr>
        <w:lastRenderedPageBreak/>
        <w:t xml:space="preserve">Teil </w:t>
      </w:r>
      <w:r>
        <w:rPr>
          <w:sz w:val="48"/>
          <w:szCs w:val="40"/>
        </w:rPr>
        <w:t>2</w:t>
      </w:r>
      <w:r w:rsidRPr="00654EE9">
        <w:rPr>
          <w:sz w:val="48"/>
          <w:szCs w:val="40"/>
        </w:rPr>
        <w:t xml:space="preserve">: </w:t>
      </w:r>
      <w:r>
        <w:rPr>
          <w:sz w:val="48"/>
          <w:szCs w:val="40"/>
        </w:rPr>
        <w:t>Projektdokumentation</w:t>
      </w:r>
      <w:bookmarkEnd w:id="178"/>
    </w:p>
    <w:p w14:paraId="736258EE" w14:textId="4F3DFEEF" w:rsidR="00934BEF" w:rsidRPr="009E5813" w:rsidRDefault="00934BEF" w:rsidP="00934BEF">
      <w:pPr>
        <w:rPr>
          <w:lang w:val="fr-CH"/>
        </w:rPr>
      </w:pPr>
    </w:p>
    <w:p w14:paraId="43925550" w14:textId="77777777" w:rsidR="006D5DA7" w:rsidRPr="006D5DA7" w:rsidRDefault="006D5DA7" w:rsidP="006D5DA7">
      <w:pPr>
        <w:rPr>
          <w:b/>
        </w:rPr>
      </w:pPr>
    </w:p>
    <w:p w14:paraId="5FDFB55A" w14:textId="77777777" w:rsidR="006D5DA7" w:rsidRPr="006D5DA7" w:rsidRDefault="006D5DA7" w:rsidP="006D5DA7">
      <w:r w:rsidRPr="006D5DA7">
        <w:rPr>
          <w:noProof/>
        </w:rPr>
        <w:drawing>
          <wp:anchor distT="0" distB="0" distL="114300" distR="114300" simplePos="0" relativeHeight="251741184" behindDoc="0" locked="0" layoutInCell="1" allowOverlap="1" wp14:anchorId="4CD8FF64" wp14:editId="3BCA84B5">
            <wp:simplePos x="0" y="0"/>
            <wp:positionH relativeFrom="column">
              <wp:posOffset>2719705</wp:posOffset>
            </wp:positionH>
            <wp:positionV relativeFrom="paragraph">
              <wp:posOffset>266065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28" name="Grafik 28"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D2EFD" w14:textId="77777777" w:rsidR="006D5DA7" w:rsidRPr="006D5DA7" w:rsidRDefault="006D5DA7" w:rsidP="006D5DA7">
      <w:r w:rsidRPr="006D5DA7">
        <w:rPr>
          <w:noProof/>
        </w:rPr>
        <w:drawing>
          <wp:anchor distT="0" distB="0" distL="114300" distR="114300" simplePos="0" relativeHeight="251745280" behindDoc="0" locked="0" layoutInCell="1" allowOverlap="1" wp14:anchorId="6351E460" wp14:editId="57B321CC">
            <wp:simplePos x="0" y="0"/>
            <wp:positionH relativeFrom="margin">
              <wp:posOffset>342265</wp:posOffset>
            </wp:positionH>
            <wp:positionV relativeFrom="paragraph">
              <wp:posOffset>4445</wp:posOffset>
            </wp:positionV>
            <wp:extent cx="1760855" cy="1074420"/>
            <wp:effectExtent l="0" t="0" r="0" b="0"/>
            <wp:wrapThrough wrapText="bothSides">
              <wp:wrapPolygon edited="0">
                <wp:start x="0" y="0"/>
                <wp:lineTo x="0" y="21064"/>
                <wp:lineTo x="21265" y="21064"/>
                <wp:lineTo x="21265" y="0"/>
                <wp:lineTo x="0" y="0"/>
              </wp:wrapPolygon>
            </wp:wrapThrough>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5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406BF6" w14:textId="77777777" w:rsidR="006D5DA7" w:rsidRPr="006D5DA7" w:rsidRDefault="006D5DA7" w:rsidP="006D5DA7">
      <w:r w:rsidRPr="006D5DA7">
        <w:t xml:space="preserve"> </w:t>
      </w:r>
    </w:p>
    <w:p w14:paraId="747AA437" w14:textId="77777777" w:rsidR="006D5DA7" w:rsidRPr="006D5DA7" w:rsidRDefault="006D5DA7" w:rsidP="006D5DA7"/>
    <w:p w14:paraId="1FFAC8BE" w14:textId="77777777" w:rsidR="006D5DA7" w:rsidRPr="006D5DA7" w:rsidRDefault="006D5DA7" w:rsidP="006D5DA7"/>
    <w:p w14:paraId="72F3F71D" w14:textId="77777777" w:rsidR="006D5DA7" w:rsidRPr="006D5DA7" w:rsidRDefault="006D5DA7" w:rsidP="006D5DA7"/>
    <w:p w14:paraId="145C086D" w14:textId="77777777" w:rsidR="006D5DA7" w:rsidRPr="006D5DA7" w:rsidRDefault="006D5DA7" w:rsidP="006D5DA7">
      <w:r w:rsidRPr="006D5DA7">
        <w:rPr>
          <w:noProof/>
        </w:rPr>
        <w:drawing>
          <wp:anchor distT="0" distB="0" distL="114300" distR="114300" simplePos="0" relativeHeight="251744256" behindDoc="0" locked="0" layoutInCell="1" allowOverlap="1" wp14:anchorId="0E2470AB" wp14:editId="270316A1">
            <wp:simplePos x="0" y="0"/>
            <wp:positionH relativeFrom="margin">
              <wp:posOffset>2430145</wp:posOffset>
            </wp:positionH>
            <wp:positionV relativeFrom="paragraph">
              <wp:posOffset>10795</wp:posOffset>
            </wp:positionV>
            <wp:extent cx="2947670" cy="852805"/>
            <wp:effectExtent l="0" t="0" r="5080" b="4445"/>
            <wp:wrapThrough wrapText="bothSides">
              <wp:wrapPolygon edited="0">
                <wp:start x="3909" y="0"/>
                <wp:lineTo x="1536" y="7720"/>
                <wp:lineTo x="279" y="15440"/>
                <wp:lineTo x="0" y="17853"/>
                <wp:lineTo x="0" y="19783"/>
                <wp:lineTo x="1536" y="21230"/>
                <wp:lineTo x="8236" y="21230"/>
                <wp:lineTo x="21498" y="19783"/>
                <wp:lineTo x="21498" y="9168"/>
                <wp:lineTo x="11307" y="6755"/>
                <wp:lineTo x="9772" y="4825"/>
                <wp:lineTo x="4746" y="0"/>
                <wp:lineTo x="3909" y="0"/>
              </wp:wrapPolygon>
            </wp:wrapThrough>
            <wp:docPr id="42" name="Grafik 42" descr="Ein Bild, das Text,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ClipArt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85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5DA7">
        <w:rPr>
          <w:noProof/>
        </w:rPr>
        <w:drawing>
          <wp:anchor distT="0" distB="0" distL="114300" distR="114300" simplePos="0" relativeHeight="251743232" behindDoc="0" locked="0" layoutInCell="1" allowOverlap="1" wp14:anchorId="3C87F568" wp14:editId="46DE653B">
            <wp:simplePos x="0" y="0"/>
            <wp:positionH relativeFrom="column">
              <wp:posOffset>288925</wp:posOffset>
            </wp:positionH>
            <wp:positionV relativeFrom="paragraph">
              <wp:posOffset>8890</wp:posOffset>
            </wp:positionV>
            <wp:extent cx="1449070" cy="1042035"/>
            <wp:effectExtent l="0" t="0" r="0" b="5715"/>
            <wp:wrapThrough wrapText="bothSides">
              <wp:wrapPolygon edited="0">
                <wp:start x="0" y="0"/>
                <wp:lineTo x="0" y="21324"/>
                <wp:lineTo x="21297" y="21324"/>
                <wp:lineTo x="21297" y="0"/>
                <wp:lineTo x="0" y="0"/>
              </wp:wrapPolygon>
            </wp:wrapThrough>
            <wp:docPr id="45" name="Grafik 45"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ClipAr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0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BFEDD" w14:textId="77777777" w:rsidR="006D5DA7" w:rsidRPr="006D5DA7" w:rsidRDefault="006D5DA7" w:rsidP="006D5DA7"/>
    <w:p w14:paraId="2C2D1FC8" w14:textId="77777777" w:rsidR="006D5DA7" w:rsidRPr="006D5DA7" w:rsidRDefault="006D5DA7" w:rsidP="006D5DA7"/>
    <w:p w14:paraId="5A28F7AC" w14:textId="77777777" w:rsidR="006D5DA7" w:rsidRPr="006D5DA7" w:rsidRDefault="006D5DA7" w:rsidP="006D5DA7"/>
    <w:p w14:paraId="70B26E47" w14:textId="77777777" w:rsidR="006D5DA7" w:rsidRPr="006D5DA7" w:rsidRDefault="006D5DA7" w:rsidP="006D5DA7"/>
    <w:p w14:paraId="083D901C" w14:textId="77777777" w:rsidR="006D5DA7" w:rsidRPr="006D5DA7" w:rsidRDefault="006D5DA7" w:rsidP="006D5DA7">
      <w:r w:rsidRPr="006D5DA7">
        <w:rPr>
          <w:noProof/>
        </w:rPr>
        <w:drawing>
          <wp:anchor distT="0" distB="0" distL="114300" distR="114300" simplePos="0" relativeHeight="251742208" behindDoc="1" locked="0" layoutInCell="1" allowOverlap="1" wp14:anchorId="5CDE6917" wp14:editId="5B727D55">
            <wp:simplePos x="0" y="0"/>
            <wp:positionH relativeFrom="margin">
              <wp:posOffset>1038225</wp:posOffset>
            </wp:positionH>
            <wp:positionV relativeFrom="paragraph">
              <wp:posOffset>3810</wp:posOffset>
            </wp:positionV>
            <wp:extent cx="2514600" cy="988060"/>
            <wp:effectExtent l="0" t="0" r="0" b="2540"/>
            <wp:wrapThrough wrapText="bothSides">
              <wp:wrapPolygon edited="0">
                <wp:start x="0" y="0"/>
                <wp:lineTo x="0" y="21239"/>
                <wp:lineTo x="21436" y="21239"/>
                <wp:lineTo x="21436" y="0"/>
                <wp:lineTo x="0" y="0"/>
              </wp:wrapPolygon>
            </wp:wrapThrough>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514600" cy="988060"/>
                    </a:xfrm>
                    <a:prstGeom prst="rect">
                      <a:avLst/>
                    </a:prstGeom>
                  </pic:spPr>
                </pic:pic>
              </a:graphicData>
            </a:graphic>
            <wp14:sizeRelH relativeFrom="margin">
              <wp14:pctWidth>0</wp14:pctWidth>
            </wp14:sizeRelH>
            <wp14:sizeRelV relativeFrom="margin">
              <wp14:pctHeight>0</wp14:pctHeight>
            </wp14:sizeRelV>
          </wp:anchor>
        </w:drawing>
      </w:r>
    </w:p>
    <w:p w14:paraId="3CCE2E74" w14:textId="77777777" w:rsidR="006D5DA7" w:rsidRPr="006D5DA7" w:rsidRDefault="006D5DA7" w:rsidP="006D5DA7"/>
    <w:p w14:paraId="1EFA9913" w14:textId="77777777" w:rsidR="00934BEF" w:rsidRPr="009E5813" w:rsidRDefault="00934BEF" w:rsidP="00934BEF">
      <w:pPr>
        <w:rPr>
          <w:lang w:val="fr-CH"/>
        </w:rPr>
      </w:pPr>
    </w:p>
    <w:p w14:paraId="0ECF3610" w14:textId="77777777" w:rsidR="00934BEF" w:rsidRPr="009E5813" w:rsidRDefault="00934BEF" w:rsidP="00934BEF">
      <w:pPr>
        <w:rPr>
          <w:lang w:val="fr-CH"/>
        </w:rPr>
      </w:pPr>
    </w:p>
    <w:p w14:paraId="3E59B437" w14:textId="77777777" w:rsidR="00934BEF" w:rsidRDefault="00934BEF" w:rsidP="00934BEF">
      <w:pPr>
        <w:rPr>
          <w:lang w:val="fr-CH"/>
        </w:rPr>
      </w:pPr>
    </w:p>
    <w:p w14:paraId="126388DC" w14:textId="77777777" w:rsidR="00934BEF" w:rsidRDefault="00934BEF" w:rsidP="00934BEF">
      <w:pPr>
        <w:rPr>
          <w:lang w:val="fr-CH"/>
        </w:rPr>
      </w:pPr>
    </w:p>
    <w:p w14:paraId="50B6D12D" w14:textId="2A8D98FF" w:rsidR="005A3BF3" w:rsidRPr="005A3BF3" w:rsidRDefault="00934BEF" w:rsidP="005A3BF3">
      <w:r>
        <w:br w:type="page"/>
      </w:r>
    </w:p>
    <w:p w14:paraId="168E25D0" w14:textId="5AE87724" w:rsidR="00B114B4" w:rsidRDefault="00B800D5" w:rsidP="00B800D5">
      <w:pPr>
        <w:pStyle w:val="berschrift1"/>
      </w:pPr>
      <w:bookmarkStart w:id="179" w:name="_Toc88727855"/>
      <w:r>
        <w:lastRenderedPageBreak/>
        <w:t>Initialisierung</w:t>
      </w:r>
      <w:bookmarkEnd w:id="179"/>
    </w:p>
    <w:p w14:paraId="232F804A" w14:textId="1037DF8A" w:rsidR="00B800D5" w:rsidRDefault="00B800D5" w:rsidP="009A54A3">
      <w:pPr>
        <w:pStyle w:val="berschrift2"/>
        <w:numPr>
          <w:ilvl w:val="0"/>
          <w:numId w:val="0"/>
        </w:numPr>
        <w:ind w:left="792"/>
      </w:pPr>
    </w:p>
    <w:p w14:paraId="18F26C8F" w14:textId="59329B31" w:rsidR="00B800D5" w:rsidRDefault="00CF2501" w:rsidP="00B800D5">
      <w:pPr>
        <w:pStyle w:val="berschrift2"/>
      </w:pPr>
      <w:bookmarkStart w:id="180" w:name="_Toc88727856"/>
      <w:r>
        <w:t>Beschreibung</w:t>
      </w:r>
      <w:r w:rsidR="00F23503">
        <w:t xml:space="preserve"> Ist-Zustand / Soll-Zustand</w:t>
      </w:r>
      <w:bookmarkEnd w:id="180"/>
    </w:p>
    <w:p w14:paraId="60C9E8D1" w14:textId="4CC6C401" w:rsidR="00795788" w:rsidRPr="00795788" w:rsidRDefault="00CF2501" w:rsidP="00795788">
      <w:r>
        <w:t>In diesem Abschnitt wird erläutert was der I</w:t>
      </w:r>
      <w:r w:rsidR="005545BE">
        <w:t>st</w:t>
      </w:r>
      <w:r>
        <w:t>-Zustand ist (</w:t>
      </w:r>
      <w:r w:rsidR="0028334F">
        <w:t xml:space="preserve">Zustand </w:t>
      </w:r>
      <w:ins w:id="181" w:author="Therese" w:date="2021-11-25T14:38:00Z">
        <w:r w:rsidR="00516C6D">
          <w:t>b</w:t>
        </w:r>
      </w:ins>
      <w:del w:id="182" w:author="Therese" w:date="2021-11-25T14:38:00Z">
        <w:r w:rsidDel="00516C6D">
          <w:delText>B</w:delText>
        </w:r>
      </w:del>
      <w:r>
        <w:t xml:space="preserve">evor das Projekt abgeschlossen ist), anschliessend wird der </w:t>
      </w:r>
      <w:r w:rsidR="005545BE">
        <w:t xml:space="preserve">Soll-Zustand </w:t>
      </w:r>
      <w:r w:rsidR="0028334F">
        <w:t>erläutert (</w:t>
      </w:r>
      <w:r w:rsidR="00A354D0">
        <w:t xml:space="preserve">Gewünschter </w:t>
      </w:r>
      <w:commentRangeStart w:id="183"/>
      <w:r w:rsidR="0028334F">
        <w:t>Nachdem</w:t>
      </w:r>
      <w:commentRangeEnd w:id="183"/>
      <w:r w:rsidR="00516C6D">
        <w:rPr>
          <w:rStyle w:val="Kommentarzeichen"/>
        </w:rPr>
        <w:commentReference w:id="183"/>
      </w:r>
      <w:r w:rsidR="0028334F">
        <w:t xml:space="preserve"> </w:t>
      </w:r>
    </w:p>
    <w:p w14:paraId="5087254C" w14:textId="4354429E" w:rsidR="00CA73E0" w:rsidRDefault="00CA73E0" w:rsidP="00CA73E0">
      <w:pPr>
        <w:pStyle w:val="berschrift3"/>
      </w:pPr>
      <w:bookmarkStart w:id="184" w:name="_Toc88727857"/>
      <w:r>
        <w:t>Istzustand</w:t>
      </w:r>
      <w:bookmarkEnd w:id="184"/>
    </w:p>
    <w:p w14:paraId="128C7600" w14:textId="4F61990A" w:rsidR="00CA73E0" w:rsidRPr="00CA73E0" w:rsidRDefault="00024774" w:rsidP="00CA73E0">
      <w:r>
        <w:t xml:space="preserve">Zurzeit </w:t>
      </w:r>
      <w:r w:rsidR="007C4176">
        <w:t xml:space="preserve">wird in </w:t>
      </w:r>
      <w:r w:rsidR="00CD6373">
        <w:t>der Technischen Fachschule Bern kein</w:t>
      </w:r>
      <w:r w:rsidR="005275F0">
        <w:t xml:space="preserve">e </w:t>
      </w:r>
      <w:ins w:id="185" w:author="Therese" w:date="2021-11-25T14:39:00Z">
        <w:r w:rsidR="00516C6D">
          <w:t>c</w:t>
        </w:r>
      </w:ins>
      <w:del w:id="186" w:author="Therese" w:date="2021-11-25T14:39:00Z">
        <w:r w:rsidR="005275F0" w:rsidDel="00516C6D">
          <w:delText>C</w:delText>
        </w:r>
      </w:del>
      <w:r w:rsidR="005275F0">
        <w:t>loudbasierte Lösung für laufende Projekte in der Werkstatt eingesetzt.</w:t>
      </w:r>
      <w:r w:rsidR="002049BB">
        <w:t xml:space="preserve"> </w:t>
      </w:r>
      <w:r w:rsidR="00525064">
        <w:t xml:space="preserve">Meistens werden Projekte lokal auf den Laptops der Lernenden entwickelt. </w:t>
      </w:r>
      <w:r w:rsidR="003405AD">
        <w:t xml:space="preserve">Dies ist umständlich und erschwert die Zusammenarbeit, weil </w:t>
      </w:r>
      <w:r w:rsidR="00884FAA">
        <w:t xml:space="preserve">die </w:t>
      </w:r>
      <w:r w:rsidR="00310B3E">
        <w:t xml:space="preserve">Applikation nur lokal auf einem </w:t>
      </w:r>
      <w:r w:rsidR="006D2297">
        <w:t>Laptop</w:t>
      </w:r>
      <w:r w:rsidR="00310B3E">
        <w:t xml:space="preserve"> läuft. </w:t>
      </w:r>
      <w:r w:rsidR="006D2297">
        <w:t xml:space="preserve">Zudem </w:t>
      </w:r>
      <w:r w:rsidR="00BD31E9">
        <w:t>kann die Applikation nur dann ausgeführt werden, wenn auch d</w:t>
      </w:r>
      <w:r w:rsidR="00EF273D">
        <w:t xml:space="preserve">er Laptop des Lernenden </w:t>
      </w:r>
      <w:proofErr w:type="spellStart"/>
      <w:ins w:id="187" w:author="Therese" w:date="2021-11-25T14:39:00Z">
        <w:r w:rsidR="00516C6D">
          <w:t>ein</w:t>
        </w:r>
      </w:ins>
      <w:del w:id="188" w:author="Therese" w:date="2021-11-25T14:39:00Z">
        <w:r w:rsidR="00EF273D" w:rsidDel="00516C6D">
          <w:delText>a</w:delText>
        </w:r>
      </w:del>
      <w:r w:rsidR="00EF273D">
        <w:t>ngeschaltet</w:t>
      </w:r>
      <w:proofErr w:type="spellEnd"/>
      <w:r w:rsidR="00EF273D">
        <w:t xml:space="preserve"> ist und alle nötigen Dienste am </w:t>
      </w:r>
      <w:r w:rsidR="00D67CB9">
        <w:t>Laufen</w:t>
      </w:r>
      <w:r w:rsidR="00EF273D">
        <w:t xml:space="preserve"> sind.</w:t>
      </w:r>
      <w:r w:rsidR="006D2297">
        <w:t xml:space="preserve"> </w:t>
      </w:r>
    </w:p>
    <w:p w14:paraId="33D55F79" w14:textId="581341DB" w:rsidR="00CA73E0" w:rsidRDefault="00CA73E0" w:rsidP="00CA73E0">
      <w:pPr>
        <w:pStyle w:val="berschrift3"/>
      </w:pPr>
      <w:bookmarkStart w:id="189" w:name="_Toc88727858"/>
      <w:r>
        <w:t>Sollzustand</w:t>
      </w:r>
      <w:bookmarkEnd w:id="189"/>
    </w:p>
    <w:p w14:paraId="06958F7D" w14:textId="5008328F" w:rsidR="00243163" w:rsidRPr="00E35744" w:rsidRDefault="00D67CB9" w:rsidP="00243163">
      <w:r>
        <w:t xml:space="preserve">In Zukunft sollen </w:t>
      </w:r>
      <w:r w:rsidR="003E6775">
        <w:t xml:space="preserve">cloudbasierte Lösungen für laufende Projekte in der Werkstatt </w:t>
      </w:r>
      <w:r w:rsidR="00E31CD5">
        <w:t>verwendet werden.</w:t>
      </w:r>
      <w:r w:rsidR="00A867DC">
        <w:t xml:space="preserve"> </w:t>
      </w:r>
      <w:r w:rsidR="00705845">
        <w:t xml:space="preserve">Dies </w:t>
      </w:r>
      <w:proofErr w:type="gramStart"/>
      <w:r w:rsidR="00705845">
        <w:t>hat</w:t>
      </w:r>
      <w:proofErr w:type="gramEnd"/>
      <w:r w:rsidR="00705845">
        <w:t xml:space="preserve"> viele Vorteile für laufende Projekte, insbesondere </w:t>
      </w:r>
      <w:r w:rsidR="00034601">
        <w:t>dann wenn mehrere Personen im Projekt invol</w:t>
      </w:r>
      <w:r w:rsidR="00805F67">
        <w:t>viert sind. Nehmen wir das Beispiel des Projekts «Dashboard»</w:t>
      </w:r>
      <w:r w:rsidR="0091024F">
        <w:t>:</w:t>
      </w:r>
      <w:r w:rsidR="0091024F">
        <w:br/>
      </w:r>
      <w:r w:rsidR="00F14F93">
        <w:t>Sämtliche Micro-services können auf de</w:t>
      </w:r>
      <w:r w:rsidR="00775AD6">
        <w:t xml:space="preserve">r Cloud abgelegt werden und sind bei Bedarf </w:t>
      </w:r>
      <w:r w:rsidR="00C07599">
        <w:t>permanent und standortunabhängig</w:t>
      </w:r>
      <w:r w:rsidR="00775AD6">
        <w:t xml:space="preserve"> </w:t>
      </w:r>
      <w:r w:rsidR="00601A09">
        <w:t>verfügbar</w:t>
      </w:r>
      <w:r w:rsidR="008525B1">
        <w:t xml:space="preserve"> und wartbar (Portabilität u</w:t>
      </w:r>
      <w:r w:rsidR="00A46D83">
        <w:t>nd Wartbarkeit)</w:t>
      </w:r>
      <w:r w:rsidR="00601A09">
        <w:t>.</w:t>
      </w:r>
      <w:r w:rsidR="00775AD6">
        <w:t xml:space="preserve"> </w:t>
      </w:r>
      <w:r w:rsidR="00601A09">
        <w:t>Die Services</w:t>
      </w:r>
      <w:r w:rsidR="003B7DF8">
        <w:t xml:space="preserve"> können innert</w:t>
      </w:r>
      <w:r w:rsidR="00C07599">
        <w:t xml:space="preserve"> sehr kurzer Zeit gestartet und </w:t>
      </w:r>
      <w:r w:rsidR="00601A09">
        <w:t>gestoppt werden.</w:t>
      </w:r>
    </w:p>
    <w:p w14:paraId="110BA3BF" w14:textId="77777777" w:rsidR="00243163" w:rsidRDefault="00243163" w:rsidP="00243163"/>
    <w:p w14:paraId="393249F6" w14:textId="0FE00100" w:rsidR="005B6021" w:rsidRDefault="005B6021" w:rsidP="005B6021">
      <w:pPr>
        <w:pStyle w:val="berschrift2"/>
      </w:pPr>
      <w:bookmarkStart w:id="190" w:name="_Toc88727859"/>
      <w:r>
        <w:t>Ziele</w:t>
      </w:r>
      <w:bookmarkEnd w:id="190"/>
      <w:r>
        <w:t xml:space="preserve"> </w:t>
      </w:r>
    </w:p>
    <w:p w14:paraId="6F76FB11" w14:textId="6E38F86F" w:rsidR="005B6021" w:rsidRDefault="0069548F" w:rsidP="005B6021">
      <w:r>
        <w:t>In diesem Kapitel</w:t>
      </w:r>
      <w:r w:rsidR="001671B3">
        <w:t xml:space="preserve"> wird beschrieben</w:t>
      </w:r>
      <w:ins w:id="191" w:author="Therese" w:date="2021-11-25T14:40:00Z">
        <w:r w:rsidR="00516C6D">
          <w:t>,</w:t>
        </w:r>
      </w:ins>
      <w:r w:rsidR="001671B3">
        <w:t xml:space="preserve"> nach welchen Kriterien die </w:t>
      </w:r>
      <w:r w:rsidR="005274A5">
        <w:t>Ziele innerhalb dieser Vor-IPA definiert werden und was die jeweiligen Ziele sind</w:t>
      </w:r>
      <w:r w:rsidR="00390C35">
        <w:t>.</w:t>
      </w:r>
    </w:p>
    <w:p w14:paraId="24E0D340" w14:textId="45C18A3D" w:rsidR="00390C35" w:rsidRDefault="00390C35" w:rsidP="005B6021"/>
    <w:p w14:paraId="21AC3A2A" w14:textId="64667737" w:rsidR="00390C35" w:rsidRDefault="007724F8" w:rsidP="007724F8">
      <w:pPr>
        <w:pStyle w:val="berschrift3"/>
      </w:pPr>
      <w:bookmarkStart w:id="192" w:name="_Toc88727860"/>
      <w:r>
        <w:lastRenderedPageBreak/>
        <w:t>Smart</w:t>
      </w:r>
      <w:r w:rsidR="00C91BB5">
        <w:t>-Ziele</w:t>
      </w:r>
      <w:bookmarkEnd w:id="192"/>
    </w:p>
    <w:p w14:paraId="0B4D3C64" w14:textId="7FAF45DA" w:rsidR="009F7B24" w:rsidRDefault="008404F5" w:rsidP="009F7B24">
      <w:r>
        <w:rPr>
          <w:noProof/>
        </w:rPr>
        <mc:AlternateContent>
          <mc:Choice Requires="wps">
            <w:drawing>
              <wp:anchor distT="0" distB="0" distL="114300" distR="114300" simplePos="0" relativeHeight="251757568" behindDoc="0" locked="0" layoutInCell="1" allowOverlap="1" wp14:anchorId="251085BE" wp14:editId="0536B26C">
                <wp:simplePos x="0" y="0"/>
                <wp:positionH relativeFrom="column">
                  <wp:posOffset>-84455</wp:posOffset>
                </wp:positionH>
                <wp:positionV relativeFrom="paragraph">
                  <wp:posOffset>3182620</wp:posOffset>
                </wp:positionV>
                <wp:extent cx="5760720"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35AF5E7" w14:textId="6C2E5DB4" w:rsidR="008404F5" w:rsidRPr="00FF1D21" w:rsidRDefault="008404F5" w:rsidP="008404F5">
                            <w:pPr>
                              <w:pStyle w:val="Beschriftung"/>
                              <w:rPr>
                                <w:noProof/>
                              </w:rPr>
                            </w:pPr>
                            <w:bookmarkStart w:id="193" w:name="_Toc88468678"/>
                            <w:r>
                              <w:t xml:space="preserve">Abbildung </w:t>
                            </w:r>
                            <w:r w:rsidR="0034038F">
                              <w:fldChar w:fldCharType="begin"/>
                            </w:r>
                            <w:r w:rsidR="0034038F">
                              <w:instrText xml:space="preserve"> SEQ Abbildung \* ARABIC </w:instrText>
                            </w:r>
                            <w:r w:rsidR="0034038F">
                              <w:fldChar w:fldCharType="separate"/>
                            </w:r>
                            <w:r w:rsidR="005474F5">
                              <w:rPr>
                                <w:noProof/>
                              </w:rPr>
                              <w:t>13</w:t>
                            </w:r>
                            <w:r w:rsidR="0034038F">
                              <w:rPr>
                                <w:noProof/>
                              </w:rPr>
                              <w:fldChar w:fldCharType="end"/>
                            </w:r>
                            <w:r>
                              <w:t>: Smartziele</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085BE" id="Textfeld 29" o:spid="_x0000_s1031" type="#_x0000_t202" style="position:absolute;margin-left:-6.65pt;margin-top:250.6pt;width:453.6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" stroked="f">
                <v:textbox style="mso-fit-shape-to-text:t" inset="0,0,0,0">
                  <w:txbxContent>
                    <w:p w14:paraId="635AF5E7" w14:textId="6C2E5DB4" w:rsidR="008404F5" w:rsidRPr="00FF1D21" w:rsidRDefault="008404F5" w:rsidP="008404F5">
                      <w:pPr>
                        <w:pStyle w:val="Beschriftung"/>
                        <w:rPr>
                          <w:noProof/>
                        </w:rPr>
                      </w:pPr>
                      <w:bookmarkStart w:id="194" w:name="_Toc88468678"/>
                      <w:r>
                        <w:t xml:space="preserve">Abbildung </w:t>
                      </w:r>
                      <w:r w:rsidR="0034038F">
                        <w:fldChar w:fldCharType="begin"/>
                      </w:r>
                      <w:r w:rsidR="0034038F">
                        <w:instrText xml:space="preserve"> SEQ Abbildung \* ARABIC </w:instrText>
                      </w:r>
                      <w:r w:rsidR="0034038F">
                        <w:fldChar w:fldCharType="separate"/>
                      </w:r>
                      <w:r w:rsidR="005474F5">
                        <w:rPr>
                          <w:noProof/>
                        </w:rPr>
                        <w:t>13</w:t>
                      </w:r>
                      <w:r w:rsidR="0034038F">
                        <w:rPr>
                          <w:noProof/>
                        </w:rPr>
                        <w:fldChar w:fldCharType="end"/>
                      </w:r>
                      <w:r>
                        <w:t>: Smartziele</w:t>
                      </w:r>
                      <w:bookmarkEnd w:id="194"/>
                    </w:p>
                  </w:txbxContent>
                </v:textbox>
                <w10:wrap type="through"/>
              </v:shape>
            </w:pict>
          </mc:Fallback>
        </mc:AlternateContent>
      </w:r>
      <w:r w:rsidR="00C91BB5">
        <w:rPr>
          <w:noProof/>
        </w:rPr>
        <w:drawing>
          <wp:anchor distT="0" distB="0" distL="114300" distR="114300" simplePos="0" relativeHeight="251748352" behindDoc="0" locked="0" layoutInCell="1" allowOverlap="1" wp14:anchorId="012AAC70" wp14:editId="1157F33D">
            <wp:simplePos x="0" y="0"/>
            <wp:positionH relativeFrom="column">
              <wp:posOffset>-84455</wp:posOffset>
            </wp:positionH>
            <wp:positionV relativeFrom="paragraph">
              <wp:posOffset>705485</wp:posOffset>
            </wp:positionV>
            <wp:extent cx="5760720" cy="2419985"/>
            <wp:effectExtent l="0" t="0" r="0" b="0"/>
            <wp:wrapThrough wrapText="bothSides">
              <wp:wrapPolygon edited="0">
                <wp:start x="0" y="0"/>
                <wp:lineTo x="0" y="21424"/>
                <wp:lineTo x="21500" y="21424"/>
                <wp:lineTo x="21500" y="0"/>
                <wp:lineTo x="0" y="0"/>
              </wp:wrapPolygon>
            </wp:wrapThrough>
            <wp:docPr id="63" name="Grafik 63" descr="Die SMART-Methode – einfach erklä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ie SMART-Methode – einfach erklärt"/>
                    <pic:cNvPicPr>
                      <a:picLocks noChangeAspect="1" noChangeArrowheads="1"/>
                    </pic:cNvPicPr>
                  </pic:nvPicPr>
                  <pic:blipFill rotWithShape="1">
                    <a:blip r:embed="rId35">
                      <a:extLst>
                        <a:ext uri="{28A0092B-C50C-407E-A947-70E740481C1C}">
                          <a14:useLocalDpi xmlns:a14="http://schemas.microsoft.com/office/drawing/2010/main" val="0"/>
                        </a:ext>
                      </a:extLst>
                    </a:blip>
                    <a:srcRect b="8216"/>
                    <a:stretch/>
                  </pic:blipFill>
                  <pic:spPr bwMode="auto">
                    <a:xfrm>
                      <a:off x="0" y="0"/>
                      <a:ext cx="5760720" cy="24199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F7B24">
        <w:t>Um klar</w:t>
      </w:r>
      <w:ins w:id="195" w:author="Therese" w:date="2021-11-25T14:40:00Z">
        <w:r w:rsidR="00516C6D">
          <w:t>e</w:t>
        </w:r>
      </w:ins>
      <w:del w:id="196" w:author="Therese" w:date="2021-11-25T14:40:00Z">
        <w:r w:rsidR="009F7B24" w:rsidDel="00516C6D">
          <w:delText xml:space="preserve"> definierte</w:delText>
        </w:r>
      </w:del>
      <w:r w:rsidR="009F7B24">
        <w:t xml:space="preserve"> Ziele </w:t>
      </w:r>
      <w:r w:rsidR="003F3742">
        <w:t xml:space="preserve">zu </w:t>
      </w:r>
      <w:r w:rsidR="00AE2811">
        <w:t>definieren,</w:t>
      </w:r>
      <w:r w:rsidR="003F3742">
        <w:t xml:space="preserve"> wird innerhalb dieses Projekts die SMART-Methode ver</w:t>
      </w:r>
      <w:r w:rsidR="00AE2811">
        <w:t xml:space="preserve">wendet. </w:t>
      </w:r>
      <w:r w:rsidR="00FD2D63">
        <w:t xml:space="preserve">Das Wort «SMART» setzt sich zusammen aus den </w:t>
      </w:r>
      <w:r w:rsidR="00047DF7">
        <w:t xml:space="preserve">Anfangsbuchstaben der englischen Wörter </w:t>
      </w:r>
      <w:proofErr w:type="spellStart"/>
      <w:r w:rsidR="005D082D">
        <w:t>Specific</w:t>
      </w:r>
      <w:proofErr w:type="spellEnd"/>
      <w:r w:rsidR="005D082D">
        <w:t xml:space="preserve">, </w:t>
      </w:r>
      <w:proofErr w:type="spellStart"/>
      <w:r w:rsidR="005D082D">
        <w:t>Measurable</w:t>
      </w:r>
      <w:proofErr w:type="spellEnd"/>
      <w:r w:rsidR="005D082D">
        <w:t xml:space="preserve">, </w:t>
      </w:r>
      <w:commentRangeStart w:id="197"/>
      <w:proofErr w:type="spellStart"/>
      <w:r w:rsidR="005D082D">
        <w:t>Achievable</w:t>
      </w:r>
      <w:commentRangeEnd w:id="197"/>
      <w:proofErr w:type="spellEnd"/>
      <w:r w:rsidR="00516C6D">
        <w:rPr>
          <w:rStyle w:val="Kommentarzeichen"/>
        </w:rPr>
        <w:commentReference w:id="197"/>
      </w:r>
      <w:r w:rsidR="005D082D">
        <w:t xml:space="preserve">, </w:t>
      </w:r>
      <w:proofErr w:type="spellStart"/>
      <w:r w:rsidR="005D082D">
        <w:t>R</w:t>
      </w:r>
      <w:r w:rsidR="005D05E3">
        <w:t>ealistic</w:t>
      </w:r>
      <w:proofErr w:type="spellEnd"/>
      <w:r w:rsidR="005D05E3">
        <w:t>, Time-</w:t>
      </w:r>
      <w:commentRangeStart w:id="198"/>
      <w:proofErr w:type="spellStart"/>
      <w:r w:rsidR="005D05E3">
        <w:t>bound</w:t>
      </w:r>
      <w:commentRangeEnd w:id="198"/>
      <w:proofErr w:type="spellEnd"/>
      <w:r w:rsidR="00516C6D">
        <w:rPr>
          <w:rStyle w:val="Kommentarzeichen"/>
        </w:rPr>
        <w:commentReference w:id="198"/>
      </w:r>
    </w:p>
    <w:p w14:paraId="39AF10E6" w14:textId="20DD778F" w:rsidR="00FD2D63" w:rsidRPr="002A5A9D" w:rsidRDefault="002A5A9D" w:rsidP="009F7B24">
      <w:pPr>
        <w:rPr>
          <w:lang w:val="fr-CH"/>
        </w:rPr>
      </w:pPr>
      <w:proofErr w:type="gramStart"/>
      <w:r w:rsidRPr="002A5A9D">
        <w:rPr>
          <w:lang w:val="fr-CH"/>
        </w:rPr>
        <w:t>Quelle:</w:t>
      </w:r>
      <w:proofErr w:type="gramEnd"/>
      <w:r w:rsidRPr="002A5A9D">
        <w:rPr>
          <w:lang w:val="fr-CH"/>
        </w:rPr>
        <w:t xml:space="preserve"> https://www.schultrainer.de/lernen-und-wissen/wirtschaft-politik-und-sozialkunde/die-smart-methode-einfach-erklaert/</w:t>
      </w:r>
    </w:p>
    <w:p w14:paraId="200FA37B" w14:textId="774A7EDB" w:rsidR="005079B8" w:rsidRPr="002A5A9D" w:rsidRDefault="005079B8" w:rsidP="009F7B24">
      <w:pPr>
        <w:rPr>
          <w:lang w:val="fr-CH"/>
        </w:rPr>
      </w:pPr>
    </w:p>
    <w:p w14:paraId="6BEF0A54" w14:textId="47D516AD" w:rsidR="005079B8" w:rsidRDefault="00CC77A3" w:rsidP="00DD169E">
      <w:pPr>
        <w:pStyle w:val="berschrift3"/>
      </w:pPr>
      <w:bookmarkStart w:id="199" w:name="_Toc88727861"/>
      <w:r>
        <w:t>Persönliche Vorgehensziele</w:t>
      </w:r>
      <w:bookmarkEnd w:id="199"/>
    </w:p>
    <w:p w14:paraId="0C9DC06C" w14:textId="1BE031CA" w:rsidR="00CC77A3" w:rsidRDefault="00CC77A3" w:rsidP="00CC77A3"/>
    <w:p w14:paraId="461D1AFB" w14:textId="77777777" w:rsidR="001A35B1" w:rsidRDefault="001A35B1" w:rsidP="001A35B1"/>
    <w:tbl>
      <w:tblPr>
        <w:tblStyle w:val="Tabellenraster"/>
        <w:tblW w:w="0" w:type="auto"/>
        <w:tblLook w:val="04A0" w:firstRow="1" w:lastRow="0" w:firstColumn="1" w:lastColumn="0" w:noHBand="0" w:noVBand="1"/>
      </w:tblPr>
      <w:tblGrid>
        <w:gridCol w:w="1129"/>
        <w:gridCol w:w="7933"/>
      </w:tblGrid>
      <w:tr w:rsidR="001A35B1" w14:paraId="2DB46621" w14:textId="77777777" w:rsidTr="00112927">
        <w:tc>
          <w:tcPr>
            <w:tcW w:w="1129" w:type="dxa"/>
            <w:shd w:val="clear" w:color="auto" w:fill="8EAADB" w:themeFill="accent1" w:themeFillTint="99"/>
          </w:tcPr>
          <w:p w14:paraId="65A0E3DA" w14:textId="30118FDB" w:rsidR="001A35B1" w:rsidRPr="00FE7C00" w:rsidRDefault="001A35B1" w:rsidP="00E36004">
            <w:pPr>
              <w:rPr>
                <w:b/>
                <w:bCs/>
              </w:rPr>
            </w:pPr>
            <w:r>
              <w:rPr>
                <w:b/>
                <w:bCs/>
              </w:rPr>
              <w:t>ID</w:t>
            </w:r>
          </w:p>
        </w:tc>
        <w:tc>
          <w:tcPr>
            <w:tcW w:w="7933" w:type="dxa"/>
            <w:shd w:val="clear" w:color="auto" w:fill="8EAADB" w:themeFill="accent1" w:themeFillTint="99"/>
          </w:tcPr>
          <w:p w14:paraId="685205C6" w14:textId="24CF2B87" w:rsidR="001A35B1" w:rsidRPr="00FE7C00" w:rsidRDefault="001A35B1" w:rsidP="00E36004">
            <w:pPr>
              <w:rPr>
                <w:b/>
                <w:bCs/>
              </w:rPr>
            </w:pPr>
            <w:r>
              <w:rPr>
                <w:b/>
                <w:bCs/>
              </w:rPr>
              <w:t>Beschreibung</w:t>
            </w:r>
          </w:p>
        </w:tc>
      </w:tr>
      <w:tr w:rsidR="001A35B1" w14:paraId="02F80F2B" w14:textId="77777777" w:rsidTr="00112927">
        <w:tc>
          <w:tcPr>
            <w:tcW w:w="1129" w:type="dxa"/>
          </w:tcPr>
          <w:p w14:paraId="7CBEDAB9" w14:textId="76CC20B3" w:rsidR="001A35B1" w:rsidRDefault="00802C46" w:rsidP="00E36004">
            <w:r>
              <w:t>1</w:t>
            </w:r>
          </w:p>
        </w:tc>
        <w:tc>
          <w:tcPr>
            <w:tcW w:w="7933" w:type="dxa"/>
          </w:tcPr>
          <w:p w14:paraId="40D9EA23" w14:textId="30FDC5CF" w:rsidR="001A35B1" w:rsidRDefault="00EB1C1A" w:rsidP="00E36004">
            <w:r>
              <w:t xml:space="preserve">Die Projektmethode HERMES 5.1 wird </w:t>
            </w:r>
            <w:r w:rsidR="00FE2691">
              <w:t>während des gesamten Projekts eingesetzt</w:t>
            </w:r>
            <w:r w:rsidR="00112927">
              <w:t xml:space="preserve"> und korrekt angewandt.</w:t>
            </w:r>
          </w:p>
        </w:tc>
      </w:tr>
      <w:tr w:rsidR="001A35B1" w14:paraId="4F7F288D" w14:textId="77777777" w:rsidTr="00112927">
        <w:tc>
          <w:tcPr>
            <w:tcW w:w="1129" w:type="dxa"/>
          </w:tcPr>
          <w:p w14:paraId="016A9EEB" w14:textId="38F8B075" w:rsidR="001A35B1" w:rsidRDefault="00802C46" w:rsidP="00E36004">
            <w:r>
              <w:t>2</w:t>
            </w:r>
          </w:p>
        </w:tc>
        <w:tc>
          <w:tcPr>
            <w:tcW w:w="7933" w:type="dxa"/>
          </w:tcPr>
          <w:p w14:paraId="725F5CFC" w14:textId="32ECBDDA" w:rsidR="001A35B1" w:rsidRDefault="00FE2691" w:rsidP="00E36004">
            <w:r>
              <w:t>Die gesetzten Meilenstei</w:t>
            </w:r>
            <w:r w:rsidR="002E5F92">
              <w:t>n</w:t>
            </w:r>
            <w:r>
              <w:t xml:space="preserve">e </w:t>
            </w:r>
            <w:r w:rsidR="0018754C">
              <w:t>werden zeitlich eingehalten</w:t>
            </w:r>
          </w:p>
        </w:tc>
      </w:tr>
      <w:tr w:rsidR="001A35B1" w14:paraId="7AA1D4BE" w14:textId="77777777" w:rsidTr="00112927">
        <w:tc>
          <w:tcPr>
            <w:tcW w:w="1129" w:type="dxa"/>
          </w:tcPr>
          <w:p w14:paraId="5C437D5E" w14:textId="1D74650C" w:rsidR="001A35B1" w:rsidRDefault="00802C46" w:rsidP="00E36004">
            <w:r>
              <w:t>3</w:t>
            </w:r>
          </w:p>
        </w:tc>
        <w:tc>
          <w:tcPr>
            <w:tcW w:w="7933" w:type="dxa"/>
          </w:tcPr>
          <w:p w14:paraId="242D5851" w14:textId="3F3C2EB6" w:rsidR="001A35B1" w:rsidRDefault="00106ECE" w:rsidP="00E36004">
            <w:r>
              <w:t xml:space="preserve">Jede Version der Dokumentation </w:t>
            </w:r>
            <w:r w:rsidR="001B1560">
              <w:t>stimmt mit dem Zeitplan überein</w:t>
            </w:r>
          </w:p>
        </w:tc>
      </w:tr>
      <w:tr w:rsidR="001A35B1" w14:paraId="02A02DEF" w14:textId="77777777" w:rsidTr="00112927">
        <w:tc>
          <w:tcPr>
            <w:tcW w:w="1129" w:type="dxa"/>
          </w:tcPr>
          <w:p w14:paraId="2D6B7B81" w14:textId="032D91AA" w:rsidR="001A35B1" w:rsidRDefault="00802C46" w:rsidP="00E36004">
            <w:r>
              <w:t>4</w:t>
            </w:r>
          </w:p>
        </w:tc>
        <w:tc>
          <w:tcPr>
            <w:tcW w:w="7933" w:type="dxa"/>
          </w:tcPr>
          <w:p w14:paraId="0F6DCEB8" w14:textId="0F50FF2F" w:rsidR="001A35B1" w:rsidRDefault="00042B35" w:rsidP="00E36004">
            <w:pPr>
              <w:keepNext/>
            </w:pPr>
            <w:r>
              <w:t>Alle Hilfestellungen</w:t>
            </w:r>
            <w:r w:rsidR="00A018BD">
              <w:t xml:space="preserve"> und übernommene Elemente </w:t>
            </w:r>
            <w:r>
              <w:t>sind richtig angegeben</w:t>
            </w:r>
          </w:p>
        </w:tc>
      </w:tr>
      <w:tr w:rsidR="002E5F92" w14:paraId="66F394F2" w14:textId="77777777" w:rsidTr="00112927">
        <w:tc>
          <w:tcPr>
            <w:tcW w:w="1129" w:type="dxa"/>
          </w:tcPr>
          <w:p w14:paraId="50432C5E" w14:textId="29A5FDB4" w:rsidR="002E5F92" w:rsidRDefault="002E5F92" w:rsidP="00E36004">
            <w:r>
              <w:t>5</w:t>
            </w:r>
          </w:p>
        </w:tc>
        <w:tc>
          <w:tcPr>
            <w:tcW w:w="7933" w:type="dxa"/>
          </w:tcPr>
          <w:p w14:paraId="3C0A01CB" w14:textId="79BA437E" w:rsidR="002E5F92" w:rsidRDefault="00D05E17" w:rsidP="00DC06B5">
            <w:pPr>
              <w:keepNext/>
            </w:pPr>
            <w:r>
              <w:t>Das gesamte Projekt wird rechtzeitig abgegeben.</w:t>
            </w:r>
          </w:p>
        </w:tc>
      </w:tr>
    </w:tbl>
    <w:p w14:paraId="30D924D4" w14:textId="5FD05977" w:rsidR="00CC77A3" w:rsidRPr="00CC77A3" w:rsidRDefault="00DC06B5" w:rsidP="00DC06B5">
      <w:pPr>
        <w:pStyle w:val="Beschriftung"/>
      </w:pPr>
      <w:bookmarkStart w:id="200" w:name="_Toc88468679"/>
      <w:r>
        <w:t xml:space="preserve">Abbildung </w:t>
      </w:r>
      <w:r w:rsidR="0034038F">
        <w:fldChar w:fldCharType="begin"/>
      </w:r>
      <w:r w:rsidR="0034038F">
        <w:instrText xml:space="preserve"> SEQ Abbildung \* ARABIC </w:instrText>
      </w:r>
      <w:r w:rsidR="0034038F">
        <w:fldChar w:fldCharType="separate"/>
      </w:r>
      <w:r w:rsidR="005474F5">
        <w:rPr>
          <w:noProof/>
        </w:rPr>
        <w:t>14</w:t>
      </w:r>
      <w:r w:rsidR="0034038F">
        <w:rPr>
          <w:noProof/>
        </w:rPr>
        <w:fldChar w:fldCharType="end"/>
      </w:r>
      <w:r>
        <w:t>: Persönliche Vorgehensziele</w:t>
      </w:r>
      <w:bookmarkEnd w:id="200"/>
    </w:p>
    <w:p w14:paraId="5BBD1F24" w14:textId="7526F2C1" w:rsidR="00CC77A3" w:rsidRDefault="00CC77A3" w:rsidP="00CC77A3">
      <w:pPr>
        <w:pStyle w:val="berschrift3"/>
      </w:pPr>
      <w:bookmarkStart w:id="201" w:name="_Toc88727862"/>
      <w:r>
        <w:lastRenderedPageBreak/>
        <w:t>Projektziele</w:t>
      </w:r>
      <w:bookmarkEnd w:id="201"/>
    </w:p>
    <w:tbl>
      <w:tblPr>
        <w:tblStyle w:val="Tabellenraster"/>
        <w:tblW w:w="0" w:type="auto"/>
        <w:tblLook w:val="04A0" w:firstRow="1" w:lastRow="0" w:firstColumn="1" w:lastColumn="0" w:noHBand="0" w:noVBand="1"/>
      </w:tblPr>
      <w:tblGrid>
        <w:gridCol w:w="1129"/>
        <w:gridCol w:w="7933"/>
      </w:tblGrid>
      <w:tr w:rsidR="008E45E9" w14:paraId="3E54A82E" w14:textId="77777777" w:rsidTr="0063324B">
        <w:tc>
          <w:tcPr>
            <w:tcW w:w="1129" w:type="dxa"/>
            <w:shd w:val="clear" w:color="auto" w:fill="8EAADB" w:themeFill="accent1" w:themeFillTint="99"/>
          </w:tcPr>
          <w:p w14:paraId="4F95B831" w14:textId="77777777" w:rsidR="008E45E9" w:rsidRPr="00FE7C00" w:rsidRDefault="008E45E9" w:rsidP="00E36004">
            <w:pPr>
              <w:rPr>
                <w:b/>
                <w:bCs/>
              </w:rPr>
            </w:pPr>
            <w:r>
              <w:rPr>
                <w:b/>
                <w:bCs/>
              </w:rPr>
              <w:t>ID</w:t>
            </w:r>
          </w:p>
        </w:tc>
        <w:tc>
          <w:tcPr>
            <w:tcW w:w="7933" w:type="dxa"/>
            <w:shd w:val="clear" w:color="auto" w:fill="8EAADB" w:themeFill="accent1" w:themeFillTint="99"/>
          </w:tcPr>
          <w:p w14:paraId="3DC80AD7" w14:textId="77777777" w:rsidR="008E45E9" w:rsidRPr="00FE7C00" w:rsidRDefault="008E45E9" w:rsidP="00E36004">
            <w:pPr>
              <w:rPr>
                <w:b/>
                <w:bCs/>
              </w:rPr>
            </w:pPr>
            <w:r>
              <w:rPr>
                <w:b/>
                <w:bCs/>
              </w:rPr>
              <w:t>Beschreibung</w:t>
            </w:r>
          </w:p>
        </w:tc>
      </w:tr>
      <w:tr w:rsidR="008E45E9" w14:paraId="5D129F7E" w14:textId="77777777" w:rsidTr="0063324B">
        <w:tc>
          <w:tcPr>
            <w:tcW w:w="1129" w:type="dxa"/>
          </w:tcPr>
          <w:p w14:paraId="50C4D0E4" w14:textId="77777777" w:rsidR="008E45E9" w:rsidRDefault="008E45E9" w:rsidP="00E36004">
            <w:r>
              <w:t>1</w:t>
            </w:r>
          </w:p>
        </w:tc>
        <w:tc>
          <w:tcPr>
            <w:tcW w:w="7933" w:type="dxa"/>
          </w:tcPr>
          <w:p w14:paraId="298E8F0D" w14:textId="4727C3B4" w:rsidR="008E45E9" w:rsidRDefault="00F1486A" w:rsidP="00E36004">
            <w:r>
              <w:t xml:space="preserve">Lernende des 3. Lehrjahres der Abteilung I sollen </w:t>
            </w:r>
            <w:r w:rsidR="00116A89">
              <w:t xml:space="preserve">anhand der </w:t>
            </w:r>
            <w:r w:rsidR="009A6C27">
              <w:t>Anleitung des Kandidaten</w:t>
            </w:r>
            <w:r w:rsidR="00245F2F">
              <w:t xml:space="preserve"> </w:t>
            </w:r>
            <w:r w:rsidR="000423C4">
              <w:t xml:space="preserve">selbständig eine JavaScript Webapplikation </w:t>
            </w:r>
            <w:r w:rsidR="00054933">
              <w:t>als Docker Container in der Cloud verfügbar machen</w:t>
            </w:r>
            <w:r w:rsidR="00245F2F">
              <w:t xml:space="preserve"> können</w:t>
            </w:r>
            <w:r w:rsidR="00054933">
              <w:t>.</w:t>
            </w:r>
          </w:p>
        </w:tc>
      </w:tr>
      <w:tr w:rsidR="008E45E9" w14:paraId="6D4D62A0" w14:textId="77777777" w:rsidTr="0063324B">
        <w:tc>
          <w:tcPr>
            <w:tcW w:w="1129" w:type="dxa"/>
          </w:tcPr>
          <w:p w14:paraId="2E7D8056" w14:textId="50B8A405" w:rsidR="008E45E9" w:rsidRDefault="0049675E" w:rsidP="00E36004">
            <w:r>
              <w:t>2</w:t>
            </w:r>
          </w:p>
        </w:tc>
        <w:tc>
          <w:tcPr>
            <w:tcW w:w="7933" w:type="dxa"/>
          </w:tcPr>
          <w:p w14:paraId="1FB13BBC" w14:textId="5DA082B8" w:rsidR="008E45E9" w:rsidRDefault="00180455" w:rsidP="00E36004">
            <w:r>
              <w:t>Die Datenbank soll</w:t>
            </w:r>
            <w:r w:rsidR="003767C4">
              <w:t xml:space="preserve"> abgesehen von der definierten Schnittstelle</w:t>
            </w:r>
            <w:r>
              <w:t xml:space="preserve"> abgekapselt sein</w:t>
            </w:r>
          </w:p>
        </w:tc>
      </w:tr>
      <w:tr w:rsidR="008E45E9" w14:paraId="7D6E5B11" w14:textId="77777777" w:rsidTr="0063324B">
        <w:tc>
          <w:tcPr>
            <w:tcW w:w="1129" w:type="dxa"/>
          </w:tcPr>
          <w:p w14:paraId="4CCD9154" w14:textId="77777777" w:rsidR="008E45E9" w:rsidRDefault="008E45E9" w:rsidP="00E36004">
            <w:r>
              <w:t>3</w:t>
            </w:r>
          </w:p>
        </w:tc>
        <w:tc>
          <w:tcPr>
            <w:tcW w:w="7933" w:type="dxa"/>
          </w:tcPr>
          <w:p w14:paraId="054D3170" w14:textId="7CAE7995" w:rsidR="008E45E9" w:rsidRDefault="00AB0E06" w:rsidP="00E36004">
            <w:r>
              <w:t xml:space="preserve">Die Webapplikation soll </w:t>
            </w:r>
            <w:r w:rsidR="00E41C0E">
              <w:t xml:space="preserve">Benutzereingaben in einer Datenbank abspeichern können und diese wieder </w:t>
            </w:r>
            <w:r w:rsidR="00657182">
              <w:t>abrufen können.</w:t>
            </w:r>
          </w:p>
        </w:tc>
      </w:tr>
      <w:tr w:rsidR="008E45E9" w14:paraId="4C5D39C0" w14:textId="77777777" w:rsidTr="0063324B">
        <w:tc>
          <w:tcPr>
            <w:tcW w:w="1129" w:type="dxa"/>
          </w:tcPr>
          <w:p w14:paraId="0DA8A306" w14:textId="77777777" w:rsidR="008E45E9" w:rsidRDefault="008E45E9" w:rsidP="00E36004">
            <w:r>
              <w:t>4</w:t>
            </w:r>
          </w:p>
        </w:tc>
        <w:tc>
          <w:tcPr>
            <w:tcW w:w="7933" w:type="dxa"/>
          </w:tcPr>
          <w:p w14:paraId="1982DCCC" w14:textId="1610F110" w:rsidR="008E45E9" w:rsidRDefault="000631B7" w:rsidP="00E36004">
            <w:pPr>
              <w:keepNext/>
            </w:pPr>
            <w:r>
              <w:t>Die Webapplikat</w:t>
            </w:r>
            <w:r w:rsidR="00E85B43">
              <w:t xml:space="preserve">ion funktioniert und ist </w:t>
            </w:r>
            <w:r w:rsidR="00826437">
              <w:t>sicher.</w:t>
            </w:r>
          </w:p>
        </w:tc>
      </w:tr>
      <w:tr w:rsidR="008E45E9" w14:paraId="70DC89A1" w14:textId="77777777" w:rsidTr="0063324B">
        <w:tc>
          <w:tcPr>
            <w:tcW w:w="1129" w:type="dxa"/>
          </w:tcPr>
          <w:p w14:paraId="2F7D6B12" w14:textId="77777777" w:rsidR="008E45E9" w:rsidRDefault="008E45E9" w:rsidP="00E36004">
            <w:r>
              <w:t>5</w:t>
            </w:r>
          </w:p>
        </w:tc>
        <w:tc>
          <w:tcPr>
            <w:tcW w:w="7933" w:type="dxa"/>
          </w:tcPr>
          <w:p w14:paraId="79814FBA" w14:textId="17BEB080" w:rsidR="008E45E9" w:rsidRDefault="006272EC" w:rsidP="00DC06B5">
            <w:pPr>
              <w:keepNext/>
            </w:pPr>
            <w:r>
              <w:t xml:space="preserve">Der Code ist verständlich, </w:t>
            </w:r>
            <w:r w:rsidR="00496311">
              <w:t>er braucht keine Kommentare</w:t>
            </w:r>
            <w:r w:rsidR="00CA3B0A">
              <w:t xml:space="preserve">, sodass andere Lernende die Software </w:t>
            </w:r>
            <w:r w:rsidR="006F2371">
              <w:t xml:space="preserve">unabhängig </w:t>
            </w:r>
            <w:r w:rsidR="00CA3B0A">
              <w:t>weiterentwickeln können.</w:t>
            </w:r>
          </w:p>
        </w:tc>
      </w:tr>
    </w:tbl>
    <w:p w14:paraId="4E915364" w14:textId="3AE90895" w:rsidR="008E45E9" w:rsidRPr="008E45E9" w:rsidRDefault="00DC06B5" w:rsidP="00DC06B5">
      <w:pPr>
        <w:pStyle w:val="Beschriftung"/>
      </w:pPr>
      <w:bookmarkStart w:id="202" w:name="_Toc88468680"/>
      <w:r>
        <w:t xml:space="preserve">Abbildung </w:t>
      </w:r>
      <w:r w:rsidR="0034038F">
        <w:fldChar w:fldCharType="begin"/>
      </w:r>
      <w:r w:rsidR="0034038F">
        <w:instrText xml:space="preserve"> SEQ Abbildung \* ARABIC </w:instrText>
      </w:r>
      <w:r w:rsidR="0034038F">
        <w:fldChar w:fldCharType="separate"/>
      </w:r>
      <w:r w:rsidR="005474F5">
        <w:rPr>
          <w:noProof/>
        </w:rPr>
        <w:t>15</w:t>
      </w:r>
      <w:r w:rsidR="0034038F">
        <w:rPr>
          <w:noProof/>
        </w:rPr>
        <w:fldChar w:fldCharType="end"/>
      </w:r>
      <w:r>
        <w:t>: Projektziele</w:t>
      </w:r>
      <w:bookmarkEnd w:id="202"/>
    </w:p>
    <w:p w14:paraId="7A81F251" w14:textId="428AE79B" w:rsidR="00B800D5" w:rsidRDefault="00B800D5" w:rsidP="00B800D5">
      <w:pPr>
        <w:pStyle w:val="berschrift2"/>
      </w:pPr>
      <w:bookmarkStart w:id="203" w:name="_Toc88727863"/>
      <w:r>
        <w:t>Anforderungen</w:t>
      </w:r>
      <w:bookmarkEnd w:id="203"/>
    </w:p>
    <w:p w14:paraId="69AA4E47" w14:textId="5A4A91EE" w:rsidR="00BE516D" w:rsidRDefault="00BE516D" w:rsidP="00BE516D">
      <w:pPr>
        <w:pStyle w:val="berschrift3"/>
      </w:pPr>
      <w:bookmarkStart w:id="204" w:name="_Toc88727864"/>
      <w:r>
        <w:t>Funktionale Anforderungen</w:t>
      </w:r>
      <w:bookmarkEnd w:id="204"/>
    </w:p>
    <w:p w14:paraId="33764287" w14:textId="77777777" w:rsidR="00951B0D" w:rsidRDefault="00951B0D" w:rsidP="00951B0D"/>
    <w:p w14:paraId="6745B6A1" w14:textId="5AE3043E" w:rsidR="00951B0D" w:rsidRPr="00951B0D" w:rsidRDefault="00951B0D" w:rsidP="00951B0D">
      <w:pPr>
        <w:pStyle w:val="Listenabsatz"/>
        <w:numPr>
          <w:ilvl w:val="0"/>
          <w:numId w:val="7"/>
        </w:numPr>
      </w:pPr>
      <w:r>
        <w:t>Die im Docker laufende Applikation muss von aussen per REST ansteuerbar sein</w:t>
      </w:r>
    </w:p>
    <w:p w14:paraId="0F83C96D" w14:textId="77777777" w:rsidR="008B0994" w:rsidRDefault="008B0994" w:rsidP="008B0994">
      <w:pPr>
        <w:pStyle w:val="Listenabsatz"/>
        <w:ind w:left="1440"/>
      </w:pPr>
    </w:p>
    <w:p w14:paraId="5198DD27" w14:textId="1ED250F7" w:rsidR="004357E9" w:rsidRDefault="004357E9" w:rsidP="004357E9">
      <w:pPr>
        <w:pStyle w:val="Listenabsatz"/>
        <w:numPr>
          <w:ilvl w:val="0"/>
          <w:numId w:val="7"/>
        </w:numPr>
      </w:pPr>
      <w:r>
        <w:t xml:space="preserve">Es soll eine einfache MySQL Datenbank in Azure konfiguriert werden, welche von der Webapplikation angesteuert wird </w:t>
      </w:r>
    </w:p>
    <w:p w14:paraId="7069057F" w14:textId="77777777" w:rsidR="004357E9" w:rsidRDefault="004357E9" w:rsidP="004357E9"/>
    <w:p w14:paraId="0804BB4C" w14:textId="061D26D1" w:rsidR="004357E9" w:rsidRDefault="004357E9" w:rsidP="004357E9">
      <w:pPr>
        <w:pStyle w:val="Listenabsatz"/>
        <w:numPr>
          <w:ilvl w:val="0"/>
          <w:numId w:val="7"/>
        </w:numPr>
      </w:pPr>
      <w:r>
        <w:t xml:space="preserve">Man muss Daten von aussen per REST an die Webapplikation senden können (Post), welche diese in der MySQL Datenbank abspeichert </w:t>
      </w:r>
    </w:p>
    <w:p w14:paraId="3892044A" w14:textId="77777777" w:rsidR="004357E9" w:rsidRDefault="004357E9" w:rsidP="004357E9">
      <w:pPr>
        <w:pStyle w:val="Listenabsatz"/>
      </w:pPr>
    </w:p>
    <w:p w14:paraId="54BB4EC4" w14:textId="77777777" w:rsidR="004357E9" w:rsidRDefault="004357E9" w:rsidP="004357E9">
      <w:pPr>
        <w:pStyle w:val="Listenabsatz"/>
        <w:ind w:left="1440"/>
      </w:pPr>
    </w:p>
    <w:p w14:paraId="30C9A4C6" w14:textId="769C0163" w:rsidR="004357E9" w:rsidRDefault="004357E9" w:rsidP="004357E9">
      <w:pPr>
        <w:pStyle w:val="Listenabsatz"/>
        <w:numPr>
          <w:ilvl w:val="0"/>
          <w:numId w:val="7"/>
        </w:numPr>
      </w:pPr>
      <w:r>
        <w:t>Man muss von aussen dieselben Daten, welche zuvor in der Datenbank gespeichert wurden, wieder per REST (</w:t>
      </w:r>
      <w:proofErr w:type="spellStart"/>
      <w:r>
        <w:t>Get</w:t>
      </w:r>
      <w:proofErr w:type="spellEnd"/>
      <w:r>
        <w:t xml:space="preserve">) abholen können </w:t>
      </w:r>
    </w:p>
    <w:p w14:paraId="42C3052A" w14:textId="77777777" w:rsidR="004357E9" w:rsidRDefault="004357E9" w:rsidP="004357E9">
      <w:pPr>
        <w:pStyle w:val="Listenabsatz"/>
        <w:ind w:left="1440"/>
      </w:pPr>
    </w:p>
    <w:p w14:paraId="4EA9EFCD" w14:textId="2F3EC2CA" w:rsidR="004357E9" w:rsidRPr="00AE7671" w:rsidRDefault="004357E9" w:rsidP="004357E9">
      <w:pPr>
        <w:pStyle w:val="Listenabsatz"/>
        <w:numPr>
          <w:ilvl w:val="0"/>
          <w:numId w:val="7"/>
        </w:numPr>
      </w:pPr>
      <w:r>
        <w:t>Die Webapplikation muss mit Tests getestet sein</w:t>
      </w:r>
    </w:p>
    <w:p w14:paraId="72DA3EF2" w14:textId="4E211A6A" w:rsidR="001C3A31" w:rsidRDefault="00680198" w:rsidP="00951B0D">
      <w:r>
        <w:br/>
      </w:r>
    </w:p>
    <w:p w14:paraId="4A0F3CC4" w14:textId="671EBEBC" w:rsidR="00292CD5" w:rsidRDefault="00292CD5" w:rsidP="00292CD5">
      <w:pPr>
        <w:pStyle w:val="berschrift3"/>
      </w:pPr>
      <w:bookmarkStart w:id="205" w:name="_Toc88727865"/>
      <w:r>
        <w:lastRenderedPageBreak/>
        <w:t>Nicht funktionale Anforderungen</w:t>
      </w:r>
      <w:bookmarkEnd w:id="205"/>
    </w:p>
    <w:p w14:paraId="1BA7CB4E" w14:textId="77777777" w:rsidR="008B0994" w:rsidRDefault="008B0994" w:rsidP="008B0994">
      <w:pPr>
        <w:pStyle w:val="Listenabsatz"/>
        <w:numPr>
          <w:ilvl w:val="0"/>
          <w:numId w:val="7"/>
        </w:numPr>
      </w:pPr>
      <w:r>
        <w:t xml:space="preserve">Die in dieser Arbeit verwendeten Features von Docker Instanzen auf Azure Cloud sind analysiert und dokumentiert </w:t>
      </w:r>
      <w:r>
        <w:br/>
      </w:r>
    </w:p>
    <w:p w14:paraId="58D6DC1A" w14:textId="3045D871" w:rsidR="003E1391" w:rsidRDefault="008B0994" w:rsidP="003E1391">
      <w:pPr>
        <w:pStyle w:val="Listenabsatz"/>
        <w:numPr>
          <w:ilvl w:val="0"/>
          <w:numId w:val="7"/>
        </w:numPr>
      </w:pPr>
      <w:r>
        <w:t xml:space="preserve">Der Fokus des Docker Containers liegt auf einer </w:t>
      </w:r>
      <w:proofErr w:type="spellStart"/>
      <w:r>
        <w:t>NodeJS</w:t>
      </w:r>
      <w:proofErr w:type="spellEnd"/>
      <w:r>
        <w:t xml:space="preserve">/Express JavaScript Web Applikation </w:t>
      </w:r>
      <w:r w:rsidR="003E1391">
        <w:br/>
      </w:r>
    </w:p>
    <w:p w14:paraId="4562490F" w14:textId="77777777" w:rsidR="003E1391" w:rsidRDefault="003E1391" w:rsidP="003E1391">
      <w:pPr>
        <w:pStyle w:val="Listenabsatz"/>
        <w:numPr>
          <w:ilvl w:val="0"/>
          <w:numId w:val="7"/>
        </w:numPr>
      </w:pPr>
      <w:r>
        <w:t xml:space="preserve">Es soll eine für Lernende des 3. Lehrjahrs der Abteilung I verständliche, Schritt für Schritt Anleitung geschrieben werden, wie eine </w:t>
      </w:r>
      <w:proofErr w:type="spellStart"/>
      <w:r>
        <w:t>NodeJS</w:t>
      </w:r>
      <w:proofErr w:type="spellEnd"/>
      <w:r>
        <w:t xml:space="preserve">/Express JavaScript Webapplikation als Docker Container in der Cloud verfügbar gemacht werden kann </w:t>
      </w:r>
    </w:p>
    <w:p w14:paraId="22DE4DFB" w14:textId="77777777" w:rsidR="003E1391" w:rsidRDefault="003E1391" w:rsidP="003E1391">
      <w:pPr>
        <w:pStyle w:val="Listenabsatz"/>
        <w:ind w:left="1440"/>
      </w:pPr>
    </w:p>
    <w:p w14:paraId="4BBA2571" w14:textId="77777777" w:rsidR="00E95163" w:rsidRDefault="00E95163" w:rsidP="003E1391">
      <w:pPr>
        <w:pStyle w:val="Listenabsatz"/>
        <w:ind w:left="1440"/>
      </w:pPr>
    </w:p>
    <w:p w14:paraId="602E1A38" w14:textId="0646256A" w:rsidR="00E95163" w:rsidRDefault="005437EA" w:rsidP="005437EA">
      <w:pPr>
        <w:pStyle w:val="berschrift2"/>
      </w:pPr>
      <w:bookmarkStart w:id="206" w:name="_Toc88727866"/>
      <w:r>
        <w:t>Abgrenzungskriterien</w:t>
      </w:r>
      <w:bookmarkEnd w:id="206"/>
    </w:p>
    <w:p w14:paraId="61995BE2" w14:textId="22FDD829" w:rsidR="00755C14" w:rsidRDefault="00755C14" w:rsidP="00755C14">
      <w:pPr>
        <w:pStyle w:val="Listenabsatz"/>
        <w:numPr>
          <w:ilvl w:val="0"/>
          <w:numId w:val="7"/>
        </w:numPr>
      </w:pPr>
      <w:r w:rsidRPr="00755C14">
        <w:t>Es reicht, wenn die Webapplikation einen einzigen REST Endpunkt hat, da der Fokus auf der Machbarkeit und nicht auf der eigentlichen Funktion liegt</w:t>
      </w:r>
      <w:r w:rsidR="000411D6">
        <w:br/>
      </w:r>
      <w:r w:rsidRPr="00755C14">
        <w:t xml:space="preserve"> </w:t>
      </w:r>
    </w:p>
    <w:p w14:paraId="2B1E43E0" w14:textId="74049E30" w:rsidR="00755C14" w:rsidRDefault="00755C14" w:rsidP="00755C14">
      <w:pPr>
        <w:pStyle w:val="Listenabsatz"/>
        <w:numPr>
          <w:ilvl w:val="0"/>
          <w:numId w:val="7"/>
        </w:numPr>
      </w:pPr>
      <w:r w:rsidRPr="00755C14">
        <w:t xml:space="preserve">Das Bereitstellen des Containers mit der Webapplikation in der Cloud kann wahlweise </w:t>
      </w:r>
      <w:r w:rsidR="000411D6">
        <w:t>m</w:t>
      </w:r>
      <w:r w:rsidRPr="00755C14">
        <w:t xml:space="preserve">anuell oder per Skript erfolgen </w:t>
      </w:r>
      <w:r w:rsidR="000411D6">
        <w:br/>
      </w:r>
    </w:p>
    <w:p w14:paraId="0DABCE0E" w14:textId="50C34648" w:rsidR="00755C14" w:rsidRDefault="00755C14" w:rsidP="00755C14">
      <w:pPr>
        <w:pStyle w:val="Listenabsatz"/>
        <w:numPr>
          <w:ilvl w:val="0"/>
          <w:numId w:val="7"/>
        </w:numPr>
      </w:pPr>
      <w:r w:rsidRPr="00755C14">
        <w:t xml:space="preserve">Der Aufbau der MySQL Tabellen und Daten </w:t>
      </w:r>
      <w:ins w:id="207" w:author="Therese" w:date="2021-11-25T14:44:00Z">
        <w:r w:rsidR="00516C6D">
          <w:t>ist</w:t>
        </w:r>
      </w:ins>
      <w:del w:id="208" w:author="Therese" w:date="2021-11-25T14:44:00Z">
        <w:r w:rsidRPr="00755C14" w:rsidDel="00516C6D">
          <w:delText>sind</w:delText>
        </w:r>
      </w:del>
      <w:r w:rsidRPr="00755C14">
        <w:t xml:space="preserve"> nicht wichtig und daher frei wählbar. Diese müssen nur von der Webapplikation verwendet werden können</w:t>
      </w:r>
    </w:p>
    <w:p w14:paraId="48043A71" w14:textId="77777777" w:rsidR="00666472" w:rsidRDefault="00666472" w:rsidP="00666472">
      <w:pPr>
        <w:pStyle w:val="Listenabsatz"/>
        <w:ind w:left="1440"/>
      </w:pPr>
    </w:p>
    <w:p w14:paraId="3444BD75" w14:textId="23AD99ED" w:rsidR="00A96471" w:rsidRDefault="00755C14" w:rsidP="00755C14">
      <w:pPr>
        <w:pStyle w:val="Listenabsatz"/>
        <w:numPr>
          <w:ilvl w:val="0"/>
          <w:numId w:val="7"/>
        </w:numPr>
      </w:pPr>
      <w:r w:rsidRPr="00755C14">
        <w:t>Das Ansteuern der REST Schnittstellen kann irgendwie erfolgen (z.B. Postman). Es muss nur deren korrekte Funktion gezeigt werden können</w:t>
      </w:r>
      <w:del w:id="209" w:author="Therese" w:date="2021-11-25T14:44:00Z">
        <w:r w:rsidRPr="00755C14" w:rsidDel="00516C6D">
          <w:delText>.</w:delText>
        </w:r>
      </w:del>
    </w:p>
    <w:p w14:paraId="42C11132" w14:textId="77777777" w:rsidR="00A96471" w:rsidRPr="00A96471" w:rsidRDefault="00A96471" w:rsidP="00A96471"/>
    <w:p w14:paraId="53F93D0C" w14:textId="24B65F00" w:rsidR="008B0994" w:rsidRDefault="00BB7830" w:rsidP="00BB7830">
      <w:pPr>
        <w:pStyle w:val="berschrift2"/>
      </w:pPr>
      <w:bookmarkStart w:id="210" w:name="_Toc88727867"/>
      <w:r>
        <w:t>Schnittstellen und Umfeld</w:t>
      </w:r>
      <w:bookmarkEnd w:id="210"/>
    </w:p>
    <w:p w14:paraId="57359276" w14:textId="1A7A34A9" w:rsidR="00492068" w:rsidRPr="00492068" w:rsidRDefault="00AA4477" w:rsidP="00492068">
      <w:r>
        <w:t>Sämtliche</w:t>
      </w:r>
      <w:r w:rsidR="00C751D4">
        <w:t xml:space="preserve"> Infrastruktur</w:t>
      </w:r>
      <w:r>
        <w:t xml:space="preserve"> </w:t>
      </w:r>
      <w:r w:rsidR="002C2289">
        <w:t>für die Webapplikation ist auf der</w:t>
      </w:r>
      <w:r w:rsidR="00C751D4">
        <w:t xml:space="preserve"> Azure-Cloud.</w:t>
      </w:r>
      <w:r w:rsidR="00E216AE">
        <w:br/>
      </w:r>
      <w:r w:rsidR="00E101E7">
        <w:t>Die im Docker laufende Applikation</w:t>
      </w:r>
      <w:r w:rsidR="00EB6D92">
        <w:t xml:space="preserve"> ist ebenfalls</w:t>
      </w:r>
      <w:r w:rsidR="00E101E7">
        <w:t xml:space="preserve"> in der Cloud angesiedelt und von aussen per REST ansteuerbar. </w:t>
      </w:r>
      <w:r w:rsidR="00F213A7">
        <w:t xml:space="preserve">Alle verwendeten Datenbanken sind hinter der Azure-Firewall versteckt </w:t>
      </w:r>
      <w:r w:rsidR="009530B1">
        <w:t xml:space="preserve">und sind nur von einem Webservice, der die einzige Schnittstelle zur Aussenwelt </w:t>
      </w:r>
      <w:r w:rsidR="00930267">
        <w:t>darstellt,</w:t>
      </w:r>
      <w:r w:rsidR="009530B1">
        <w:t xml:space="preserve"> ansteuerbar.</w:t>
      </w:r>
    </w:p>
    <w:p w14:paraId="5F2EA197" w14:textId="77777777" w:rsidR="006B6ECE" w:rsidRPr="006B6ECE" w:rsidRDefault="006B6ECE" w:rsidP="006B6ECE"/>
    <w:p w14:paraId="6B00D11A" w14:textId="77777777" w:rsidR="0029066C" w:rsidRPr="0029066C" w:rsidRDefault="0029066C" w:rsidP="0029066C"/>
    <w:p w14:paraId="0D65B296" w14:textId="0B1A13F3" w:rsidR="00930267" w:rsidRDefault="003C1A8F" w:rsidP="00930267">
      <w:pPr>
        <w:keepNext/>
      </w:pPr>
      <w:r>
        <w:rPr>
          <w:noProof/>
        </w:rPr>
        <w:lastRenderedPageBreak/>
        <w:drawing>
          <wp:inline distT="0" distB="0" distL="0" distR="0" wp14:anchorId="5B157EEA" wp14:editId="547E4496">
            <wp:extent cx="5758815" cy="2029460"/>
            <wp:effectExtent l="0" t="0" r="0" b="889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8815" cy="2029460"/>
                    </a:xfrm>
                    <a:prstGeom prst="rect">
                      <a:avLst/>
                    </a:prstGeom>
                    <a:noFill/>
                    <a:ln>
                      <a:noFill/>
                    </a:ln>
                  </pic:spPr>
                </pic:pic>
              </a:graphicData>
            </a:graphic>
          </wp:inline>
        </w:drawing>
      </w:r>
    </w:p>
    <w:p w14:paraId="76EEC28C" w14:textId="1F7B0106" w:rsidR="0029066C" w:rsidRPr="0029066C" w:rsidRDefault="00930267" w:rsidP="00930267">
      <w:pPr>
        <w:pStyle w:val="Beschriftung"/>
      </w:pPr>
      <w:bookmarkStart w:id="211" w:name="_Toc88468681"/>
      <w:r>
        <w:t xml:space="preserve">Abbildung </w:t>
      </w:r>
      <w:r w:rsidR="0034038F">
        <w:fldChar w:fldCharType="begin"/>
      </w:r>
      <w:r w:rsidR="0034038F">
        <w:instrText xml:space="preserve"> SEQ Abbildung \* ARABIC </w:instrText>
      </w:r>
      <w:r w:rsidR="0034038F">
        <w:fldChar w:fldCharType="separate"/>
      </w:r>
      <w:r w:rsidR="005474F5">
        <w:rPr>
          <w:noProof/>
        </w:rPr>
        <w:t>16</w:t>
      </w:r>
      <w:r w:rsidR="0034038F">
        <w:rPr>
          <w:noProof/>
        </w:rPr>
        <w:fldChar w:fldCharType="end"/>
      </w:r>
      <w:r>
        <w:t>: Schnittstellen und Umfeld</w:t>
      </w:r>
      <w:bookmarkEnd w:id="211"/>
    </w:p>
    <w:p w14:paraId="56E5EC80" w14:textId="77777777" w:rsidR="00D04755" w:rsidRDefault="00D04755" w:rsidP="00D04755"/>
    <w:p w14:paraId="4218BDEB" w14:textId="7689472C" w:rsidR="003A69E0" w:rsidRDefault="003A69E0" w:rsidP="003A69E0">
      <w:pPr>
        <w:pStyle w:val="berschrift2"/>
      </w:pPr>
      <w:bookmarkStart w:id="212" w:name="_Toc88727868"/>
      <w:r>
        <w:t>Rahmenb</w:t>
      </w:r>
      <w:r w:rsidR="00685289">
        <w:t>edingungen</w:t>
      </w:r>
      <w:bookmarkEnd w:id="212"/>
    </w:p>
    <w:p w14:paraId="3C8E2775" w14:textId="337CEF13" w:rsidR="00074BA4" w:rsidRPr="00074BA4" w:rsidRDefault="00BA205D" w:rsidP="00074BA4">
      <w:r>
        <w:t>Die Rahmenbedingungen beschreiben</w:t>
      </w:r>
      <w:r w:rsidR="00793521">
        <w:t>,</w:t>
      </w:r>
      <w:r w:rsidR="00BD48C2">
        <w:t xml:space="preserve"> unter welchen </w:t>
      </w:r>
      <w:r w:rsidR="00C60F50">
        <w:t>Konditionen das Projekt ab</w:t>
      </w:r>
      <w:r w:rsidR="00B86390">
        <w:t>gewickelt wird. Dabei wird unterschied</w:t>
      </w:r>
      <w:ins w:id="213" w:author="Therese" w:date="2021-11-25T14:45:00Z">
        <w:r w:rsidR="00516C6D">
          <w:t>en</w:t>
        </w:r>
      </w:ins>
      <w:r w:rsidR="00B86390">
        <w:t xml:space="preserve"> zwischen technischen und organisatorischen Rahmenbedingungen.</w:t>
      </w:r>
    </w:p>
    <w:p w14:paraId="5D47F2A6" w14:textId="77777777" w:rsidR="00085F56" w:rsidRDefault="00594008" w:rsidP="00085F56">
      <w:pPr>
        <w:pStyle w:val="berschrift3"/>
      </w:pPr>
      <w:bookmarkStart w:id="214" w:name="_Toc88727869"/>
      <w:r>
        <w:t xml:space="preserve">Technische </w:t>
      </w:r>
      <w:r w:rsidR="00B86390">
        <w:t>Rahmenbedingungen</w:t>
      </w:r>
      <w:bookmarkEnd w:id="214"/>
    </w:p>
    <w:p w14:paraId="11C3C7AA" w14:textId="1F09C631" w:rsidR="00954449" w:rsidRDefault="00AA15E5" w:rsidP="00085F56">
      <w:pPr>
        <w:pStyle w:val="Listenabsatz"/>
        <w:numPr>
          <w:ilvl w:val="0"/>
          <w:numId w:val="29"/>
        </w:numPr>
      </w:pPr>
      <w:r>
        <w:t xml:space="preserve">Die </w:t>
      </w:r>
      <w:r w:rsidR="005D5EBE">
        <w:t xml:space="preserve">Webapplikation </w:t>
      </w:r>
      <w:r w:rsidR="002546E5">
        <w:t xml:space="preserve">wird </w:t>
      </w:r>
      <w:r w:rsidR="005D5EBE">
        <w:t>in JavaScript geschriebe</w:t>
      </w:r>
      <w:r w:rsidR="002546E5">
        <w:t>n</w:t>
      </w:r>
      <w:r w:rsidR="00085F56">
        <w:br/>
      </w:r>
    </w:p>
    <w:p w14:paraId="57BE962C" w14:textId="5504FE12" w:rsidR="00B935CA" w:rsidRDefault="00B935CA" w:rsidP="00594008">
      <w:pPr>
        <w:pStyle w:val="Listenabsatz"/>
        <w:numPr>
          <w:ilvl w:val="0"/>
          <w:numId w:val="27"/>
        </w:numPr>
      </w:pPr>
      <w:r>
        <w:t>Das Date</w:t>
      </w:r>
      <w:r w:rsidR="002546E5">
        <w:t>nbankverwaltungssystem</w:t>
      </w:r>
      <w:r w:rsidR="00BC5322">
        <w:t xml:space="preserve"> ist MySQL</w:t>
      </w:r>
      <w:r w:rsidR="00085F56">
        <w:br/>
      </w:r>
    </w:p>
    <w:p w14:paraId="4E2724C2" w14:textId="3B93EDB1" w:rsidR="00AA15E5" w:rsidRDefault="008B7325" w:rsidP="00594008">
      <w:pPr>
        <w:pStyle w:val="Listenabsatz"/>
        <w:numPr>
          <w:ilvl w:val="0"/>
          <w:numId w:val="27"/>
        </w:numPr>
      </w:pPr>
      <w:r>
        <w:t>Die Webapplikation läuft</w:t>
      </w:r>
      <w:r w:rsidR="00AA15E5">
        <w:t xml:space="preserve"> in einem </w:t>
      </w:r>
      <w:proofErr w:type="spellStart"/>
      <w:r w:rsidR="00AA15E5">
        <w:t>Dockercontainer</w:t>
      </w:r>
      <w:proofErr w:type="spellEnd"/>
      <w:r w:rsidR="00085F56">
        <w:br/>
      </w:r>
    </w:p>
    <w:p w14:paraId="7B80C2BF" w14:textId="351265BC" w:rsidR="00121864" w:rsidRDefault="00700170" w:rsidP="00121864">
      <w:pPr>
        <w:pStyle w:val="Listenabsatz"/>
        <w:numPr>
          <w:ilvl w:val="0"/>
          <w:numId w:val="26"/>
        </w:numPr>
      </w:pPr>
      <w:r>
        <w:t>Auf die Dokumentation und andere projektrelevante Dokumente k</w:t>
      </w:r>
      <w:r w:rsidR="00FD6FCF">
        <w:t xml:space="preserve">ann von anderen </w:t>
      </w:r>
      <w:r w:rsidR="00121864">
        <w:t>Geräten als dem Arbeitsnotebook</w:t>
      </w:r>
      <w:del w:id="215" w:author="Therese" w:date="2021-11-25T14:45:00Z">
        <w:r w:rsidR="00121864" w:rsidDel="00516C6D">
          <w:delText>s</w:delText>
        </w:r>
      </w:del>
      <w:r w:rsidR="00121864">
        <w:t xml:space="preserve"> des Kandidaten</w:t>
      </w:r>
      <w:r w:rsidR="00FD6FCF">
        <w:t xml:space="preserve"> zugegriffen werden</w:t>
      </w:r>
      <w:del w:id="216" w:author="Therese" w:date="2021-11-25T14:45:00Z">
        <w:r w:rsidR="00121864" w:rsidDel="00516C6D">
          <w:delText>.</w:delText>
        </w:r>
      </w:del>
      <w:r w:rsidR="00085F56">
        <w:br/>
      </w:r>
    </w:p>
    <w:p w14:paraId="05EDDFB5" w14:textId="0B3B8B9B" w:rsidR="00121864" w:rsidRDefault="009D14F4" w:rsidP="00121864">
      <w:pPr>
        <w:pStyle w:val="Listenabsatz"/>
        <w:numPr>
          <w:ilvl w:val="0"/>
          <w:numId w:val="26"/>
        </w:numPr>
      </w:pPr>
      <w:r>
        <w:t xml:space="preserve">Die Infrastruktur </w:t>
      </w:r>
      <w:r w:rsidR="00BC5322">
        <w:t>für die Web</w:t>
      </w:r>
      <w:r w:rsidR="00805659">
        <w:t>applikation</w:t>
      </w:r>
      <w:r w:rsidR="00BC5322">
        <w:t xml:space="preserve"> </w:t>
      </w:r>
      <w:r>
        <w:t>wird von Azure bereitgestellt</w:t>
      </w:r>
    </w:p>
    <w:p w14:paraId="7595A437" w14:textId="77777777" w:rsidR="00E60FFF" w:rsidRDefault="00E60FFF" w:rsidP="00BC5322">
      <w:pPr>
        <w:pStyle w:val="Listenabsatz"/>
      </w:pPr>
    </w:p>
    <w:p w14:paraId="6A1A3923" w14:textId="52732023" w:rsidR="009F43C0" w:rsidRPr="009F43C0" w:rsidRDefault="00594008" w:rsidP="00594008">
      <w:pPr>
        <w:pStyle w:val="berschrift3"/>
      </w:pPr>
      <w:bookmarkStart w:id="217" w:name="_Toc88727870"/>
      <w:r>
        <w:t xml:space="preserve">Organisatorische </w:t>
      </w:r>
      <w:r w:rsidR="00B86390">
        <w:t>Rahmenbedingungen</w:t>
      </w:r>
      <w:bookmarkEnd w:id="217"/>
    </w:p>
    <w:p w14:paraId="0CC6B7FB" w14:textId="415F6B0B" w:rsidR="001020FD" w:rsidRDefault="00B11EA0" w:rsidP="0045408E">
      <w:pPr>
        <w:pStyle w:val="Listenabsatz"/>
        <w:numPr>
          <w:ilvl w:val="0"/>
          <w:numId w:val="25"/>
        </w:numPr>
      </w:pPr>
      <w:r>
        <w:t xml:space="preserve">Die </w:t>
      </w:r>
      <w:r w:rsidR="00573C9E">
        <w:t xml:space="preserve">zur Verfügung stehende Zeit während der Vor-IPA </w:t>
      </w:r>
      <w:proofErr w:type="gramStart"/>
      <w:r w:rsidR="00573C9E">
        <w:t>beträgt</w:t>
      </w:r>
      <w:proofErr w:type="gramEnd"/>
      <w:r w:rsidR="00573C9E">
        <w:t xml:space="preserve"> 40 Stunden</w:t>
      </w:r>
      <w:r w:rsidR="003739F3">
        <w:t>,</w:t>
      </w:r>
      <w:r w:rsidR="000F3D51">
        <w:t xml:space="preserve"> wobei</w:t>
      </w:r>
      <w:r w:rsidR="00437304">
        <w:t xml:space="preserve"> jeweils an 6 Halbtagen und 2 vollen</w:t>
      </w:r>
      <w:r w:rsidR="00B8476C">
        <w:t xml:space="preserve"> Arbeitstagen an der Vor-IPA gearbeitet wird.</w:t>
      </w:r>
      <w:r w:rsidR="00085F56">
        <w:br/>
      </w:r>
    </w:p>
    <w:p w14:paraId="633CC80A" w14:textId="1DC35118" w:rsidR="00AC3BBC" w:rsidRDefault="00362819" w:rsidP="0045408E">
      <w:pPr>
        <w:pStyle w:val="Listenabsatz"/>
        <w:numPr>
          <w:ilvl w:val="0"/>
          <w:numId w:val="25"/>
        </w:numPr>
      </w:pPr>
      <w:r>
        <w:lastRenderedPageBreak/>
        <w:t xml:space="preserve">Das Resultat </w:t>
      </w:r>
      <w:r w:rsidR="00DD536C">
        <w:t>w</w:t>
      </w:r>
      <w:ins w:id="218" w:author="Therese" w:date="2021-11-25T14:46:00Z">
        <w:r w:rsidR="00FC2CEC">
          <w:t>ird</w:t>
        </w:r>
      </w:ins>
      <w:del w:id="219" w:author="Therese" w:date="2021-11-25T14:46:00Z">
        <w:r w:rsidR="00DD536C" w:rsidDel="00FC2CEC">
          <w:delText>urde</w:delText>
        </w:r>
      </w:del>
      <w:r w:rsidR="00DD536C">
        <w:t xml:space="preserve"> durch Eigenleistung des Kandidaten erzielt, Hilfestellungen müssen korrekt angegeben werden</w:t>
      </w:r>
      <w:del w:id="220" w:author="Therese" w:date="2021-11-25T14:46:00Z">
        <w:r w:rsidR="00DD536C" w:rsidDel="00FC2CEC">
          <w:delText>.</w:delText>
        </w:r>
      </w:del>
      <w:r w:rsidR="00085F56">
        <w:br/>
      </w:r>
    </w:p>
    <w:p w14:paraId="3A2A449D" w14:textId="32E15625" w:rsidR="000A25C8" w:rsidRDefault="00AC3BBC" w:rsidP="0045408E">
      <w:pPr>
        <w:pStyle w:val="Listenabsatz"/>
        <w:numPr>
          <w:ilvl w:val="0"/>
          <w:numId w:val="25"/>
        </w:numPr>
      </w:pPr>
      <w:r>
        <w:t xml:space="preserve">Jede Phase muss von einem </w:t>
      </w:r>
      <w:r w:rsidR="000A25C8">
        <w:t>Experten freigegeben werden</w:t>
      </w:r>
      <w:r w:rsidR="00085F56">
        <w:br/>
      </w:r>
    </w:p>
    <w:p w14:paraId="31BE7A4F" w14:textId="049A6A01" w:rsidR="0033727A" w:rsidRDefault="0033727A" w:rsidP="0045408E">
      <w:pPr>
        <w:pStyle w:val="Listenabsatz"/>
        <w:numPr>
          <w:ilvl w:val="0"/>
          <w:numId w:val="25"/>
        </w:numPr>
      </w:pPr>
      <w:r>
        <w:t>Die Projektmethode ist Hermes 5.1</w:t>
      </w:r>
      <w:r w:rsidR="00085F56">
        <w:br/>
      </w:r>
    </w:p>
    <w:p w14:paraId="5CD4C883" w14:textId="2D28AC4B" w:rsidR="000768C6" w:rsidRDefault="00E066E1" w:rsidP="0045408E">
      <w:pPr>
        <w:pStyle w:val="Listenabsatz"/>
        <w:numPr>
          <w:ilvl w:val="0"/>
          <w:numId w:val="25"/>
        </w:numPr>
        <w:rPr>
          <w:rFonts w:cs="Arial"/>
          <w:color w:val="212529"/>
          <w:shd w:val="clear" w:color="auto" w:fill="FFFFFF"/>
        </w:rPr>
      </w:pPr>
      <w:r w:rsidRPr="00FC2094">
        <w:rPr>
          <w:rFonts w:cs="Arial"/>
        </w:rPr>
        <w:t>Die Dokumentation muss</w:t>
      </w:r>
      <w:r w:rsidR="00FC2094" w:rsidRPr="00FC2094">
        <w:rPr>
          <w:rFonts w:cs="Arial"/>
        </w:rPr>
        <w:t xml:space="preserve"> </w:t>
      </w:r>
      <w:r w:rsidR="00FC2094" w:rsidRPr="00FC2094">
        <w:rPr>
          <w:rFonts w:cs="Arial"/>
          <w:color w:val="212529"/>
          <w:shd w:val="clear" w:color="auto" w:fill="FFFFFF"/>
        </w:rPr>
        <w:t>bis spätestens 26.11.2021 17.00 abgegeben werden</w:t>
      </w:r>
      <w:del w:id="221" w:author="Therese" w:date="2021-11-25T14:47:00Z">
        <w:r w:rsidR="00FC2094" w:rsidRPr="00FC2094" w:rsidDel="00FC2CEC">
          <w:rPr>
            <w:rFonts w:cs="Arial"/>
            <w:color w:val="212529"/>
            <w:shd w:val="clear" w:color="auto" w:fill="FFFFFF"/>
          </w:rPr>
          <w:delText>.</w:delText>
        </w:r>
      </w:del>
      <w:r w:rsidR="00FC2094" w:rsidRPr="00FC2094">
        <w:rPr>
          <w:rFonts w:cs="Arial"/>
          <w:color w:val="212529"/>
          <w:shd w:val="clear" w:color="auto" w:fill="FFFFFF"/>
        </w:rPr>
        <w:t> </w:t>
      </w:r>
    </w:p>
    <w:p w14:paraId="29D36078" w14:textId="3E03EC15" w:rsidR="00362819" w:rsidRPr="000768C6" w:rsidRDefault="000768C6" w:rsidP="000768C6">
      <w:pPr>
        <w:rPr>
          <w:rFonts w:cs="Arial"/>
          <w:color w:val="212529"/>
          <w:shd w:val="clear" w:color="auto" w:fill="FFFFFF"/>
        </w:rPr>
      </w:pPr>
      <w:r>
        <w:rPr>
          <w:rFonts w:cs="Arial"/>
          <w:color w:val="212529"/>
          <w:shd w:val="clear" w:color="auto" w:fill="FFFFFF"/>
        </w:rPr>
        <w:br w:type="page"/>
      </w:r>
    </w:p>
    <w:p w14:paraId="58E59972" w14:textId="10543B59" w:rsidR="00762008" w:rsidRDefault="00B800D5" w:rsidP="00762008">
      <w:pPr>
        <w:pStyle w:val="berschrift1"/>
      </w:pPr>
      <w:bookmarkStart w:id="222" w:name="_Toc88727871"/>
      <w:r>
        <w:lastRenderedPageBreak/>
        <w:t>Konzept</w:t>
      </w:r>
      <w:bookmarkEnd w:id="222"/>
    </w:p>
    <w:p w14:paraId="74647B06" w14:textId="77777777" w:rsidR="00836451" w:rsidRDefault="00836451" w:rsidP="00836451"/>
    <w:p w14:paraId="1DF232EB" w14:textId="77777777" w:rsidR="00836451" w:rsidRDefault="00836451" w:rsidP="00836451">
      <w:pPr>
        <w:pStyle w:val="berschrift2"/>
      </w:pPr>
      <w:bookmarkStart w:id="223" w:name="_Toc88727872"/>
      <w:r>
        <w:t>Erläuterung der verwendeten Mittel und Methoden</w:t>
      </w:r>
      <w:bookmarkEnd w:id="223"/>
    </w:p>
    <w:tbl>
      <w:tblPr>
        <w:tblStyle w:val="Tabellenraster"/>
        <w:tblW w:w="0" w:type="auto"/>
        <w:tblLook w:val="04A0" w:firstRow="1" w:lastRow="0" w:firstColumn="1" w:lastColumn="0" w:noHBand="0" w:noVBand="1"/>
      </w:tblPr>
      <w:tblGrid>
        <w:gridCol w:w="1585"/>
        <w:gridCol w:w="7477"/>
      </w:tblGrid>
      <w:tr w:rsidR="00836451" w14:paraId="17E45F0B" w14:textId="77777777" w:rsidTr="000D3C45">
        <w:tc>
          <w:tcPr>
            <w:tcW w:w="1585" w:type="dxa"/>
            <w:shd w:val="clear" w:color="auto" w:fill="8EAADB" w:themeFill="accent1" w:themeFillTint="99"/>
          </w:tcPr>
          <w:p w14:paraId="6F982361" w14:textId="77777777" w:rsidR="00836451" w:rsidRPr="00FE7C00" w:rsidRDefault="00836451" w:rsidP="000D3C45">
            <w:pPr>
              <w:rPr>
                <w:b/>
                <w:bCs/>
              </w:rPr>
            </w:pPr>
            <w:r>
              <w:rPr>
                <w:b/>
                <w:bCs/>
              </w:rPr>
              <w:t>Bezeichnung</w:t>
            </w:r>
          </w:p>
        </w:tc>
        <w:tc>
          <w:tcPr>
            <w:tcW w:w="7477" w:type="dxa"/>
            <w:shd w:val="clear" w:color="auto" w:fill="8EAADB" w:themeFill="accent1" w:themeFillTint="99"/>
          </w:tcPr>
          <w:p w14:paraId="3A92416A" w14:textId="77777777" w:rsidR="00836451" w:rsidRPr="00FE7C00" w:rsidRDefault="00836451" w:rsidP="000D3C45">
            <w:pPr>
              <w:rPr>
                <w:b/>
                <w:bCs/>
              </w:rPr>
            </w:pPr>
            <w:r>
              <w:rPr>
                <w:b/>
                <w:bCs/>
              </w:rPr>
              <w:t>Beschreibung</w:t>
            </w:r>
          </w:p>
        </w:tc>
      </w:tr>
      <w:tr w:rsidR="00836451" w:rsidRPr="008B7BDF" w14:paraId="7E7351BF" w14:textId="77777777" w:rsidTr="000D3C45">
        <w:tc>
          <w:tcPr>
            <w:tcW w:w="1585" w:type="dxa"/>
          </w:tcPr>
          <w:p w14:paraId="2F1EF32D" w14:textId="77777777" w:rsidR="00836451" w:rsidRDefault="00836451" w:rsidP="000D3C45">
            <w:r>
              <w:t>Azure</w:t>
            </w:r>
          </w:p>
        </w:tc>
        <w:tc>
          <w:tcPr>
            <w:tcW w:w="7477" w:type="dxa"/>
          </w:tcPr>
          <w:p w14:paraId="5163D871" w14:textId="77777777" w:rsidR="00836451" w:rsidRPr="008B7BDF" w:rsidRDefault="00836451" w:rsidP="000D3C45">
            <w:r>
              <w:t xml:space="preserve">Azure (Microsoft Azure) ist eine Cloud-Computing-Plattform. </w:t>
            </w:r>
            <w:r w:rsidRPr="008B7BDF">
              <w:t xml:space="preserve">Die Konzepte Infrastructure </w:t>
            </w:r>
            <w:proofErr w:type="spellStart"/>
            <w:r w:rsidRPr="008B7BDF">
              <w:t>as</w:t>
            </w:r>
            <w:proofErr w:type="spellEnd"/>
            <w:r w:rsidRPr="008B7BDF">
              <w:t xml:space="preserve"> a Service, </w:t>
            </w:r>
            <w:proofErr w:type="spellStart"/>
            <w:r w:rsidRPr="008B7BDF">
              <w:t>Platform</w:t>
            </w:r>
            <w:proofErr w:type="spellEnd"/>
            <w:r w:rsidRPr="008B7BDF">
              <w:t xml:space="preserve"> </w:t>
            </w:r>
            <w:proofErr w:type="spellStart"/>
            <w:r w:rsidRPr="008B7BDF">
              <w:t>as</w:t>
            </w:r>
            <w:proofErr w:type="spellEnd"/>
            <w:r w:rsidRPr="008B7BDF">
              <w:t xml:space="preserve"> a Serv</w:t>
            </w:r>
            <w:r>
              <w:t>ice</w:t>
            </w:r>
            <w:r w:rsidRPr="008B7BDF">
              <w:t xml:space="preserve"> und Software </w:t>
            </w:r>
            <w:proofErr w:type="spellStart"/>
            <w:r w:rsidRPr="008B7BDF">
              <w:t>as</w:t>
            </w:r>
            <w:proofErr w:type="spellEnd"/>
            <w:r w:rsidRPr="008B7BDF">
              <w:t xml:space="preserve"> a Service können mit Azure realisiert w</w:t>
            </w:r>
            <w:r>
              <w:t xml:space="preserve">erden. </w:t>
            </w:r>
          </w:p>
        </w:tc>
      </w:tr>
      <w:tr w:rsidR="00836451" w14:paraId="6B20FD8B" w14:textId="77777777" w:rsidTr="000D3C45">
        <w:tc>
          <w:tcPr>
            <w:tcW w:w="1585" w:type="dxa"/>
          </w:tcPr>
          <w:p w14:paraId="2913FF67" w14:textId="77777777" w:rsidR="00836451" w:rsidRDefault="00836451" w:rsidP="000D3C45">
            <w:r>
              <w:t>Docker</w:t>
            </w:r>
          </w:p>
        </w:tc>
        <w:tc>
          <w:tcPr>
            <w:tcW w:w="7477" w:type="dxa"/>
          </w:tcPr>
          <w:p w14:paraId="7F39E55C" w14:textId="77777777" w:rsidR="00836451" w:rsidRDefault="00836451" w:rsidP="000D3C45">
            <w:r>
              <w:t>Docker basiert auf dem Konzept «</w:t>
            </w:r>
            <w:proofErr w:type="spellStart"/>
            <w:r>
              <w:t>Platform</w:t>
            </w:r>
            <w:proofErr w:type="spellEnd"/>
            <w:r>
              <w:t xml:space="preserve"> </w:t>
            </w:r>
            <w:proofErr w:type="spellStart"/>
            <w:r>
              <w:t>as</w:t>
            </w:r>
            <w:proofErr w:type="spellEnd"/>
            <w:r>
              <w:t xml:space="preserve"> a </w:t>
            </w:r>
            <w:proofErr w:type="gramStart"/>
            <w:r>
              <w:t>Service»</w:t>
            </w:r>
            <w:proofErr w:type="gramEnd"/>
            <w:r>
              <w:t xml:space="preserve"> wobei Software in sogenannte Container isoliert werden können.</w:t>
            </w:r>
          </w:p>
        </w:tc>
      </w:tr>
      <w:tr w:rsidR="00836451" w14:paraId="20AF0C5D" w14:textId="77777777" w:rsidTr="000D3C45">
        <w:tc>
          <w:tcPr>
            <w:tcW w:w="1585" w:type="dxa"/>
          </w:tcPr>
          <w:p w14:paraId="6BABB8E7" w14:textId="77777777" w:rsidR="00836451" w:rsidRDefault="00836451" w:rsidP="000D3C45">
            <w:r>
              <w:t>MySQL Datenbank</w:t>
            </w:r>
          </w:p>
        </w:tc>
        <w:tc>
          <w:tcPr>
            <w:tcW w:w="7477" w:type="dxa"/>
          </w:tcPr>
          <w:p w14:paraId="35E1560D" w14:textId="77777777" w:rsidR="00836451" w:rsidRDefault="00836451" w:rsidP="000D3C45">
            <w:r>
              <w:t xml:space="preserve">MySQL ist ein serverbasiertes relationales Datenbankmanagementsystem. </w:t>
            </w:r>
          </w:p>
        </w:tc>
      </w:tr>
      <w:tr w:rsidR="00836451" w14:paraId="7DB0755A" w14:textId="77777777" w:rsidTr="000D3C45">
        <w:tc>
          <w:tcPr>
            <w:tcW w:w="1585" w:type="dxa"/>
          </w:tcPr>
          <w:p w14:paraId="767A04E1" w14:textId="77777777" w:rsidR="00836451" w:rsidRDefault="00836451" w:rsidP="000D3C45">
            <w:r>
              <w:t>JavaScript</w:t>
            </w:r>
          </w:p>
        </w:tc>
        <w:tc>
          <w:tcPr>
            <w:tcW w:w="7477" w:type="dxa"/>
          </w:tcPr>
          <w:p w14:paraId="421A1550" w14:textId="34B1241C" w:rsidR="00836451" w:rsidRDefault="00836451" w:rsidP="000D3C45">
            <w:pPr>
              <w:keepNext/>
            </w:pPr>
            <w:r>
              <w:t xml:space="preserve">JavaScript ist eine Programmiersprache, welche mit Hilfe von Frameworks unter anderem auch als Backend-Programmiersprache </w:t>
            </w:r>
            <w:ins w:id="224" w:author="Therese" w:date="2021-11-25T14:47:00Z">
              <w:r w:rsidR="00FC2CEC">
                <w:t xml:space="preserve">verwendet </w:t>
              </w:r>
            </w:ins>
            <w:r>
              <w:t>wird.</w:t>
            </w:r>
          </w:p>
        </w:tc>
      </w:tr>
    </w:tbl>
    <w:p w14:paraId="7592EEFC" w14:textId="137DF845" w:rsidR="00836451" w:rsidRDefault="00836451" w:rsidP="00836451">
      <w:pPr>
        <w:pStyle w:val="Beschriftung"/>
      </w:pPr>
      <w:bookmarkStart w:id="225" w:name="_Toc88468803"/>
      <w:r>
        <w:t xml:space="preserve">Tabelle </w:t>
      </w:r>
      <w:r w:rsidR="00DF12E8">
        <w:fldChar w:fldCharType="begin"/>
      </w:r>
      <w:r w:rsidR="00DF12E8">
        <w:instrText xml:space="preserve"> SEQ Tabelle \* ARABIC </w:instrText>
      </w:r>
      <w:r w:rsidR="00DF12E8">
        <w:fldChar w:fldCharType="separate"/>
      </w:r>
      <w:r w:rsidR="00E2796F">
        <w:rPr>
          <w:noProof/>
        </w:rPr>
        <w:t>12</w:t>
      </w:r>
      <w:r w:rsidR="00DF12E8">
        <w:rPr>
          <w:noProof/>
        </w:rPr>
        <w:fldChar w:fldCharType="end"/>
      </w:r>
      <w:r>
        <w:t>: Mittel und Methoden Erläuterung</w:t>
      </w:r>
      <w:bookmarkEnd w:id="225"/>
    </w:p>
    <w:p w14:paraId="54BAD109" w14:textId="77777777" w:rsidR="00836451" w:rsidRPr="00836451" w:rsidRDefault="00836451" w:rsidP="00836451"/>
    <w:p w14:paraId="1F6FF85F" w14:textId="62630144" w:rsidR="00641483" w:rsidRPr="00641483" w:rsidRDefault="00740BDB" w:rsidP="00641483">
      <w:pPr>
        <w:pStyle w:val="berschrift2"/>
      </w:pPr>
      <w:bookmarkStart w:id="226" w:name="_Toc88727873"/>
      <w:r>
        <w:rPr>
          <w:noProof/>
        </w:rPr>
        <w:drawing>
          <wp:anchor distT="0" distB="0" distL="114300" distR="114300" simplePos="0" relativeHeight="251760640" behindDoc="0" locked="0" layoutInCell="1" allowOverlap="1" wp14:anchorId="4B57FDD2" wp14:editId="762A7FB3">
            <wp:simplePos x="0" y="0"/>
            <wp:positionH relativeFrom="column">
              <wp:posOffset>-188413</wp:posOffset>
            </wp:positionH>
            <wp:positionV relativeFrom="paragraph">
              <wp:posOffset>800826</wp:posOffset>
            </wp:positionV>
            <wp:extent cx="5758815" cy="2029460"/>
            <wp:effectExtent l="0" t="0" r="0" b="8890"/>
            <wp:wrapThrough wrapText="bothSides">
              <wp:wrapPolygon edited="0">
                <wp:start x="0" y="0"/>
                <wp:lineTo x="0" y="21492"/>
                <wp:lineTo x="21507" y="21492"/>
                <wp:lineTo x="21507" y="0"/>
                <wp:lineTo x="0" y="0"/>
              </wp:wrapPolygon>
            </wp:wrapThrough>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8815" cy="2029460"/>
                    </a:xfrm>
                    <a:prstGeom prst="rect">
                      <a:avLst/>
                    </a:prstGeom>
                    <a:noFill/>
                    <a:ln>
                      <a:noFill/>
                    </a:ln>
                  </pic:spPr>
                </pic:pic>
              </a:graphicData>
            </a:graphic>
          </wp:anchor>
        </w:drawing>
      </w:r>
      <w:r w:rsidR="00E40D33">
        <w:t>Systemarchitektur</w:t>
      </w:r>
      <w:bookmarkEnd w:id="226"/>
    </w:p>
    <w:p w14:paraId="6900BC33" w14:textId="0B346D64" w:rsidR="004D15D2" w:rsidRDefault="00641483" w:rsidP="004D15D2">
      <w:r>
        <w:rPr>
          <w:noProof/>
        </w:rPr>
        <mc:AlternateContent>
          <mc:Choice Requires="wps">
            <w:drawing>
              <wp:anchor distT="0" distB="0" distL="114300" distR="114300" simplePos="0" relativeHeight="251750400" behindDoc="0" locked="0" layoutInCell="1" allowOverlap="1" wp14:anchorId="1E0BD035" wp14:editId="75554714">
                <wp:simplePos x="0" y="0"/>
                <wp:positionH relativeFrom="margin">
                  <wp:align>right</wp:align>
                </wp:positionH>
                <wp:positionV relativeFrom="paragraph">
                  <wp:posOffset>2439397</wp:posOffset>
                </wp:positionV>
                <wp:extent cx="5755640" cy="635"/>
                <wp:effectExtent l="0" t="0" r="0" b="0"/>
                <wp:wrapThrough wrapText="bothSides">
                  <wp:wrapPolygon edited="0">
                    <wp:start x="0" y="0"/>
                    <wp:lineTo x="0" y="20026"/>
                    <wp:lineTo x="21519" y="20026"/>
                    <wp:lineTo x="21519" y="0"/>
                    <wp:lineTo x="0" y="0"/>
                  </wp:wrapPolygon>
                </wp:wrapThrough>
                <wp:docPr id="258" name="Textfeld 258"/>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34441013" w14:textId="1D45E834" w:rsidR="009E63E5" w:rsidRPr="00EB4BE4" w:rsidRDefault="009E63E5" w:rsidP="009E63E5">
                            <w:pPr>
                              <w:pStyle w:val="Beschriftung"/>
                              <w:rPr>
                                <w:noProof/>
                              </w:rPr>
                            </w:pPr>
                            <w:bookmarkStart w:id="227" w:name="_Toc88468682"/>
                            <w:r>
                              <w:t xml:space="preserve">Abbildung </w:t>
                            </w:r>
                            <w:r w:rsidR="0034038F">
                              <w:fldChar w:fldCharType="begin"/>
                            </w:r>
                            <w:r w:rsidR="0034038F">
                              <w:instrText xml:space="preserve"> SEQ Abbildung \* ARABIC </w:instrText>
                            </w:r>
                            <w:r w:rsidR="0034038F">
                              <w:fldChar w:fldCharType="separate"/>
                            </w:r>
                            <w:r w:rsidR="005474F5">
                              <w:rPr>
                                <w:noProof/>
                              </w:rPr>
                              <w:t>17</w:t>
                            </w:r>
                            <w:r w:rsidR="0034038F">
                              <w:rPr>
                                <w:noProof/>
                              </w:rPr>
                              <w:fldChar w:fldCharType="end"/>
                            </w:r>
                            <w:r>
                              <w:t>: Systemarchitektur</w:t>
                            </w:r>
                            <w:bookmarkEnd w:id="227"/>
                            <w:r w:rsidR="009229D8">
                              <w:t xml:space="preserve"> </w:t>
                            </w:r>
                            <w:r w:rsidR="00CB76AA">
                              <w:t>Kontextsicht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BD035" id="Textfeld 258" o:spid="_x0000_s1032" type="#_x0000_t202" style="position:absolute;margin-left:402pt;margin-top:192.1pt;width:453.2pt;height:.05pt;z-index:251750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" stroked="f">
                <v:textbox style="mso-fit-shape-to-text:t" inset="0,0,0,0">
                  <w:txbxContent>
                    <w:p w14:paraId="34441013" w14:textId="1D45E834" w:rsidR="009E63E5" w:rsidRPr="00EB4BE4" w:rsidRDefault="009E63E5" w:rsidP="009E63E5">
                      <w:pPr>
                        <w:pStyle w:val="Beschriftung"/>
                        <w:rPr>
                          <w:noProof/>
                        </w:rPr>
                      </w:pPr>
                      <w:bookmarkStart w:id="228" w:name="_Toc88468682"/>
                      <w:r>
                        <w:t xml:space="preserve">Abbildung </w:t>
                      </w:r>
                      <w:r w:rsidR="0034038F">
                        <w:fldChar w:fldCharType="begin"/>
                      </w:r>
                      <w:r w:rsidR="0034038F">
                        <w:instrText xml:space="preserve"> SEQ Abbildung \* ARABIC </w:instrText>
                      </w:r>
                      <w:r w:rsidR="0034038F">
                        <w:fldChar w:fldCharType="separate"/>
                      </w:r>
                      <w:r w:rsidR="005474F5">
                        <w:rPr>
                          <w:noProof/>
                        </w:rPr>
                        <w:t>17</w:t>
                      </w:r>
                      <w:r w:rsidR="0034038F">
                        <w:rPr>
                          <w:noProof/>
                        </w:rPr>
                        <w:fldChar w:fldCharType="end"/>
                      </w:r>
                      <w:r>
                        <w:t>: Systemarchitektur</w:t>
                      </w:r>
                      <w:bookmarkEnd w:id="228"/>
                      <w:r w:rsidR="009229D8">
                        <w:t xml:space="preserve"> </w:t>
                      </w:r>
                      <w:r w:rsidR="00CB76AA">
                        <w:t>Kontextsicht</w:t>
                      </w:r>
                    </w:p>
                  </w:txbxContent>
                </v:textbox>
                <w10:wrap type="through" anchorx="margin"/>
              </v:shape>
            </w:pict>
          </mc:Fallback>
        </mc:AlternateContent>
      </w:r>
    </w:p>
    <w:p w14:paraId="7E29EB3F" w14:textId="77777777" w:rsidR="00836451" w:rsidRDefault="00836451" w:rsidP="004D15D2"/>
    <w:p w14:paraId="5398EC97" w14:textId="1E79CE4F" w:rsidR="004B7C19" w:rsidRDefault="003259C9" w:rsidP="005A0E59">
      <w:pPr>
        <w:pStyle w:val="berschrift3"/>
      </w:pPr>
      <w:bookmarkStart w:id="229" w:name="_Toc88727874"/>
      <w:r>
        <w:lastRenderedPageBreak/>
        <w:t>Konzept Client</w:t>
      </w:r>
      <w:bookmarkEnd w:id="229"/>
    </w:p>
    <w:p w14:paraId="6A2C3F1A" w14:textId="6C0C4B94" w:rsidR="00B15A14" w:rsidRDefault="00673CD6" w:rsidP="00B15A14">
      <w:r>
        <w:t xml:space="preserve">Der Client </w:t>
      </w:r>
      <w:r w:rsidR="00237CFF">
        <w:t xml:space="preserve">befindet sich ausserhalb der Azure-Infrastruktur. </w:t>
      </w:r>
      <w:r w:rsidR="00C3596B">
        <w:t xml:space="preserve">Er kann mithilfe von http </w:t>
      </w:r>
      <w:proofErr w:type="spellStart"/>
      <w:r w:rsidR="00C3596B">
        <w:t>Requests</w:t>
      </w:r>
      <w:proofErr w:type="spellEnd"/>
      <w:r w:rsidR="00C3596B">
        <w:t xml:space="preserve"> die </w:t>
      </w:r>
      <w:proofErr w:type="spellStart"/>
      <w:r w:rsidR="000155C2">
        <w:t>Webappliaktion</w:t>
      </w:r>
      <w:proofErr w:type="spellEnd"/>
      <w:r w:rsidR="000155C2">
        <w:t xml:space="preserve"> ansteuern. </w:t>
      </w:r>
      <w:r w:rsidR="00087BDB">
        <w:t>Da</w:t>
      </w:r>
      <w:r w:rsidR="003D4E89">
        <w:t xml:space="preserve"> </w:t>
      </w:r>
      <w:r w:rsidR="00087BDB">
        <w:t xml:space="preserve">die Webapplikation </w:t>
      </w:r>
      <w:r w:rsidR="003D4E89">
        <w:t xml:space="preserve">nur aus dem Backend besteht, wird für das Ansteuern </w:t>
      </w:r>
      <w:proofErr w:type="spellStart"/>
      <w:r w:rsidR="00961F38">
        <w:t>Insomnia</w:t>
      </w:r>
      <w:proofErr w:type="spellEnd"/>
      <w:r w:rsidR="00961F38">
        <w:t xml:space="preserve"> oder Postman verwendet.</w:t>
      </w:r>
    </w:p>
    <w:p w14:paraId="7064A7DB" w14:textId="77777777" w:rsidR="00D610B6" w:rsidRDefault="00D610B6" w:rsidP="004E0872">
      <w:pPr>
        <w:pStyle w:val="Titel"/>
        <w:rPr>
          <w:sz w:val="32"/>
          <w:szCs w:val="32"/>
        </w:rPr>
      </w:pPr>
    </w:p>
    <w:p w14:paraId="49600390" w14:textId="53F3B90C" w:rsidR="00CA5C97" w:rsidRPr="00D610B6" w:rsidRDefault="000A34B8" w:rsidP="005A0E59">
      <w:pPr>
        <w:pStyle w:val="berschrift9"/>
      </w:pPr>
      <w:r w:rsidRPr="00D610B6">
        <w:t xml:space="preserve">Detaillierte </w:t>
      </w:r>
      <w:r w:rsidR="007960E6" w:rsidRPr="00D610B6">
        <w:t>Anforderunge</w:t>
      </w:r>
      <w:r w:rsidRPr="00D610B6">
        <w:t>n</w:t>
      </w:r>
    </w:p>
    <w:tbl>
      <w:tblPr>
        <w:tblStyle w:val="Tabellenraster"/>
        <w:tblW w:w="0" w:type="auto"/>
        <w:tblLook w:val="04A0" w:firstRow="1" w:lastRow="0" w:firstColumn="1" w:lastColumn="0" w:noHBand="0" w:noVBand="1"/>
      </w:tblPr>
      <w:tblGrid>
        <w:gridCol w:w="1585"/>
        <w:gridCol w:w="7477"/>
      </w:tblGrid>
      <w:tr w:rsidR="00672FE2" w14:paraId="2D46B1A9" w14:textId="77777777" w:rsidTr="000D3C45">
        <w:tc>
          <w:tcPr>
            <w:tcW w:w="1585" w:type="dxa"/>
            <w:shd w:val="clear" w:color="auto" w:fill="8EAADB" w:themeFill="accent1" w:themeFillTint="99"/>
          </w:tcPr>
          <w:p w14:paraId="6CD4850B" w14:textId="77777777" w:rsidR="00672FE2" w:rsidRPr="00FE7C00" w:rsidRDefault="00672FE2" w:rsidP="000D3C45">
            <w:pPr>
              <w:rPr>
                <w:b/>
                <w:bCs/>
              </w:rPr>
            </w:pPr>
            <w:r>
              <w:rPr>
                <w:b/>
                <w:bCs/>
              </w:rPr>
              <w:t>ID</w:t>
            </w:r>
          </w:p>
        </w:tc>
        <w:tc>
          <w:tcPr>
            <w:tcW w:w="7477" w:type="dxa"/>
            <w:shd w:val="clear" w:color="auto" w:fill="8EAADB" w:themeFill="accent1" w:themeFillTint="99"/>
          </w:tcPr>
          <w:p w14:paraId="3000E465" w14:textId="77777777" w:rsidR="00672FE2" w:rsidRPr="00FE7C00" w:rsidRDefault="00672FE2" w:rsidP="000D3C45">
            <w:pPr>
              <w:rPr>
                <w:b/>
                <w:bCs/>
              </w:rPr>
            </w:pPr>
            <w:r>
              <w:rPr>
                <w:b/>
                <w:bCs/>
              </w:rPr>
              <w:t>Beschreibung</w:t>
            </w:r>
          </w:p>
        </w:tc>
      </w:tr>
      <w:tr w:rsidR="00672FE2" w:rsidRPr="008B7BDF" w14:paraId="7CC07AB7" w14:textId="77777777" w:rsidTr="000D3C45">
        <w:tc>
          <w:tcPr>
            <w:tcW w:w="1585" w:type="dxa"/>
          </w:tcPr>
          <w:p w14:paraId="0C1A785D" w14:textId="77777777" w:rsidR="00672FE2" w:rsidRDefault="00672FE2" w:rsidP="000D3C45">
            <w:r>
              <w:t>1</w:t>
            </w:r>
          </w:p>
        </w:tc>
        <w:tc>
          <w:tcPr>
            <w:tcW w:w="7477" w:type="dxa"/>
          </w:tcPr>
          <w:p w14:paraId="6E8844B3" w14:textId="3C82712C" w:rsidR="00672FE2" w:rsidRPr="008B7BDF" w:rsidRDefault="00200096" w:rsidP="000D3C45">
            <w:r>
              <w:t xml:space="preserve">Daten müssen </w:t>
            </w:r>
            <w:r w:rsidR="00080893">
              <w:t xml:space="preserve">von aussen </w:t>
            </w:r>
            <w:r>
              <w:t xml:space="preserve">per REST </w:t>
            </w:r>
            <w:r w:rsidR="00080893">
              <w:t>(POST) gesendet werden</w:t>
            </w:r>
          </w:p>
        </w:tc>
      </w:tr>
      <w:tr w:rsidR="00080893" w14:paraId="427185D6" w14:textId="77777777" w:rsidTr="000D3C45">
        <w:tc>
          <w:tcPr>
            <w:tcW w:w="1585" w:type="dxa"/>
          </w:tcPr>
          <w:p w14:paraId="7F30A9B3" w14:textId="77777777" w:rsidR="00080893" w:rsidRDefault="00080893" w:rsidP="00080893">
            <w:r>
              <w:t>2</w:t>
            </w:r>
          </w:p>
        </w:tc>
        <w:tc>
          <w:tcPr>
            <w:tcW w:w="7477" w:type="dxa"/>
          </w:tcPr>
          <w:p w14:paraId="08EB3589" w14:textId="6D802F92" w:rsidR="00080893" w:rsidRDefault="00080893" w:rsidP="00CE45A0">
            <w:pPr>
              <w:keepNext/>
            </w:pPr>
            <w:r>
              <w:t>Daten müssen von aussen per REST (G</w:t>
            </w:r>
            <w:r w:rsidR="00823C04">
              <w:t>ET</w:t>
            </w:r>
            <w:r>
              <w:t xml:space="preserve">) </w:t>
            </w:r>
            <w:r w:rsidR="00823C04">
              <w:t>geholt werden.</w:t>
            </w:r>
          </w:p>
        </w:tc>
      </w:tr>
    </w:tbl>
    <w:p w14:paraId="6D0F01C3" w14:textId="2DB9989C" w:rsidR="00740BE0" w:rsidRPr="00D610B6" w:rsidRDefault="00CE45A0" w:rsidP="00CE45A0">
      <w:pPr>
        <w:pStyle w:val="Beschriftung"/>
        <w:rPr>
          <w:sz w:val="32"/>
          <w:szCs w:val="32"/>
        </w:rPr>
      </w:pPr>
      <w:r>
        <w:t xml:space="preserve">Tabelle </w:t>
      </w:r>
      <w:r w:rsidR="0034038F">
        <w:fldChar w:fldCharType="begin"/>
      </w:r>
      <w:r w:rsidR="0034038F">
        <w:instrText xml:space="preserve"> SEQ Tabelle \* ARABIC </w:instrText>
      </w:r>
      <w:r w:rsidR="0034038F">
        <w:fldChar w:fldCharType="separate"/>
      </w:r>
      <w:r w:rsidR="00E2796F">
        <w:rPr>
          <w:noProof/>
        </w:rPr>
        <w:t>13</w:t>
      </w:r>
      <w:r w:rsidR="0034038F">
        <w:rPr>
          <w:noProof/>
        </w:rPr>
        <w:fldChar w:fldCharType="end"/>
      </w:r>
      <w:r>
        <w:t>: Detaillierte Anforderungen</w:t>
      </w:r>
    </w:p>
    <w:p w14:paraId="446ECCC7" w14:textId="4A34F62A" w:rsidR="00DC2F5E" w:rsidRPr="00D610B6" w:rsidRDefault="00AC0815" w:rsidP="005A0E59">
      <w:pPr>
        <w:pStyle w:val="berschrift9"/>
      </w:pPr>
      <w:r w:rsidRPr="00D610B6">
        <w:t>Voraussetzungen an den Client</w:t>
      </w:r>
      <w:r w:rsidR="00672FE2" w:rsidRPr="00D610B6">
        <w:t>(</w:t>
      </w:r>
      <w:proofErr w:type="spellStart"/>
      <w:r w:rsidR="00672FE2" w:rsidRPr="00D610B6">
        <w:t>benutzer</w:t>
      </w:r>
      <w:proofErr w:type="spellEnd"/>
      <w:r w:rsidR="00672FE2" w:rsidRPr="00D610B6">
        <w:t>)</w:t>
      </w:r>
    </w:p>
    <w:tbl>
      <w:tblPr>
        <w:tblStyle w:val="Tabellenraster"/>
        <w:tblW w:w="0" w:type="auto"/>
        <w:tblLook w:val="04A0" w:firstRow="1" w:lastRow="0" w:firstColumn="1" w:lastColumn="0" w:noHBand="0" w:noVBand="1"/>
      </w:tblPr>
      <w:tblGrid>
        <w:gridCol w:w="1585"/>
        <w:gridCol w:w="7477"/>
      </w:tblGrid>
      <w:tr w:rsidR="000A2C24" w14:paraId="7D9EA74A" w14:textId="77777777" w:rsidTr="000D3C45">
        <w:tc>
          <w:tcPr>
            <w:tcW w:w="1585" w:type="dxa"/>
            <w:shd w:val="clear" w:color="auto" w:fill="8EAADB" w:themeFill="accent1" w:themeFillTint="99"/>
          </w:tcPr>
          <w:p w14:paraId="1FBEF784" w14:textId="371801DC" w:rsidR="000A2C24" w:rsidRPr="00FE7C00" w:rsidRDefault="00C70DF3" w:rsidP="000D3C45">
            <w:pPr>
              <w:rPr>
                <w:b/>
                <w:bCs/>
              </w:rPr>
            </w:pPr>
            <w:r>
              <w:rPr>
                <w:b/>
                <w:bCs/>
              </w:rPr>
              <w:t>ID</w:t>
            </w:r>
          </w:p>
        </w:tc>
        <w:tc>
          <w:tcPr>
            <w:tcW w:w="7477" w:type="dxa"/>
            <w:shd w:val="clear" w:color="auto" w:fill="8EAADB" w:themeFill="accent1" w:themeFillTint="99"/>
          </w:tcPr>
          <w:p w14:paraId="7C2A4B7B" w14:textId="788C73E8" w:rsidR="000A2C24" w:rsidRPr="00FE7C00" w:rsidRDefault="00C70DF3" w:rsidP="000D3C45">
            <w:pPr>
              <w:rPr>
                <w:b/>
                <w:bCs/>
              </w:rPr>
            </w:pPr>
            <w:r>
              <w:rPr>
                <w:b/>
                <w:bCs/>
              </w:rPr>
              <w:t>Beschreibung</w:t>
            </w:r>
          </w:p>
        </w:tc>
      </w:tr>
      <w:tr w:rsidR="000A2C24" w:rsidRPr="008B7BDF" w14:paraId="0446B0F5" w14:textId="77777777" w:rsidTr="000D3C45">
        <w:tc>
          <w:tcPr>
            <w:tcW w:w="1585" w:type="dxa"/>
          </w:tcPr>
          <w:p w14:paraId="4A84BA98" w14:textId="29F76BBC" w:rsidR="000A2C24" w:rsidRDefault="00C70DF3" w:rsidP="000D3C45">
            <w:r>
              <w:t>1</w:t>
            </w:r>
          </w:p>
        </w:tc>
        <w:tc>
          <w:tcPr>
            <w:tcW w:w="7477" w:type="dxa"/>
          </w:tcPr>
          <w:p w14:paraId="60F724AB" w14:textId="3BA96F03" w:rsidR="000A2C24" w:rsidRPr="008B7BDF" w:rsidRDefault="00C70DF3" w:rsidP="00C70DF3">
            <w:proofErr w:type="spellStart"/>
            <w:r>
              <w:t>Insomnia</w:t>
            </w:r>
            <w:proofErr w:type="spellEnd"/>
            <w:r>
              <w:t xml:space="preserve"> oder Postman installiert</w:t>
            </w:r>
          </w:p>
        </w:tc>
      </w:tr>
      <w:tr w:rsidR="000A2C24" w14:paraId="186E8019" w14:textId="77777777" w:rsidTr="000D3C45">
        <w:tc>
          <w:tcPr>
            <w:tcW w:w="1585" w:type="dxa"/>
          </w:tcPr>
          <w:p w14:paraId="26FF4BA5" w14:textId="2BC9F74D" w:rsidR="000A2C24" w:rsidRDefault="00C70DF3" w:rsidP="000D3C45">
            <w:r>
              <w:t>2</w:t>
            </w:r>
          </w:p>
        </w:tc>
        <w:tc>
          <w:tcPr>
            <w:tcW w:w="7477" w:type="dxa"/>
          </w:tcPr>
          <w:p w14:paraId="2B05CBF7" w14:textId="21C08DDB" w:rsidR="000A2C24" w:rsidRDefault="00C70DF3" w:rsidP="000D3C45">
            <w:r>
              <w:t>Kennt Endpunkte</w:t>
            </w:r>
          </w:p>
        </w:tc>
      </w:tr>
      <w:tr w:rsidR="00C70DF3" w14:paraId="187F61D0" w14:textId="77777777" w:rsidTr="000D3C45">
        <w:tc>
          <w:tcPr>
            <w:tcW w:w="1585" w:type="dxa"/>
          </w:tcPr>
          <w:p w14:paraId="0A96A933" w14:textId="69D83450" w:rsidR="00C70DF3" w:rsidRDefault="00C70DF3" w:rsidP="000D3C45">
            <w:r>
              <w:t>3</w:t>
            </w:r>
          </w:p>
        </w:tc>
        <w:tc>
          <w:tcPr>
            <w:tcW w:w="7477" w:type="dxa"/>
          </w:tcPr>
          <w:p w14:paraId="50E5BC8E" w14:textId="7F0DDF62" w:rsidR="00C70DF3" w:rsidRDefault="00C70DF3" w:rsidP="000D3C45">
            <w:r>
              <w:t xml:space="preserve">Kennt </w:t>
            </w:r>
            <w:proofErr w:type="spellStart"/>
            <w:r>
              <w:t>Requestsyntax</w:t>
            </w:r>
            <w:proofErr w:type="spellEnd"/>
          </w:p>
        </w:tc>
      </w:tr>
      <w:tr w:rsidR="002E5DA8" w14:paraId="07015E09" w14:textId="77777777" w:rsidTr="000D3C45">
        <w:tc>
          <w:tcPr>
            <w:tcW w:w="1585" w:type="dxa"/>
          </w:tcPr>
          <w:p w14:paraId="09DCBA63" w14:textId="5A81463A" w:rsidR="002E5DA8" w:rsidRDefault="002E5DA8" w:rsidP="000D3C45">
            <w:r>
              <w:t>4</w:t>
            </w:r>
          </w:p>
        </w:tc>
        <w:tc>
          <w:tcPr>
            <w:tcW w:w="7477" w:type="dxa"/>
          </w:tcPr>
          <w:p w14:paraId="73E72EF5" w14:textId="7FF42B88" w:rsidR="002E5DA8" w:rsidRDefault="002E5DA8" w:rsidP="00CE45A0">
            <w:pPr>
              <w:keepNext/>
            </w:pPr>
            <w:r>
              <w:t>Hat Verbindung zum Internet</w:t>
            </w:r>
          </w:p>
        </w:tc>
      </w:tr>
    </w:tbl>
    <w:p w14:paraId="194C7984" w14:textId="56BA3CBB" w:rsidR="001534A5" w:rsidRDefault="00CE45A0" w:rsidP="00CE45A0">
      <w:pPr>
        <w:pStyle w:val="Beschriftung"/>
      </w:pPr>
      <w:r>
        <w:t xml:space="preserve">Tabelle </w:t>
      </w:r>
      <w:r w:rsidR="0034038F">
        <w:fldChar w:fldCharType="begin"/>
      </w:r>
      <w:r w:rsidR="0034038F">
        <w:instrText xml:space="preserve"> SEQ Tabelle \* ARABIC </w:instrText>
      </w:r>
      <w:r w:rsidR="0034038F">
        <w:fldChar w:fldCharType="separate"/>
      </w:r>
      <w:r w:rsidR="00E2796F">
        <w:rPr>
          <w:noProof/>
        </w:rPr>
        <w:t>14</w:t>
      </w:r>
      <w:r w:rsidR="0034038F">
        <w:rPr>
          <w:noProof/>
        </w:rPr>
        <w:fldChar w:fldCharType="end"/>
      </w:r>
      <w:r>
        <w:t xml:space="preserve">: </w:t>
      </w:r>
      <w:proofErr w:type="spellStart"/>
      <w:r>
        <w:t>Vourraussetzungen</w:t>
      </w:r>
      <w:proofErr w:type="spellEnd"/>
      <w:r>
        <w:t xml:space="preserve"> an den Client</w:t>
      </w:r>
    </w:p>
    <w:p w14:paraId="25E72747" w14:textId="77777777" w:rsidR="004257F9" w:rsidRDefault="004257F9" w:rsidP="00B15A14"/>
    <w:p w14:paraId="328ECA08" w14:textId="77777777" w:rsidR="001E1A2F" w:rsidRDefault="001E1A2F" w:rsidP="00B15A14"/>
    <w:p w14:paraId="55D7C340" w14:textId="77777777" w:rsidR="001E1A2F" w:rsidRDefault="001E1A2F" w:rsidP="00B15A14"/>
    <w:p w14:paraId="6EFD8921" w14:textId="5D01D084" w:rsidR="004257F9" w:rsidRPr="00C77351" w:rsidRDefault="00EE6AC0" w:rsidP="005A0E59">
      <w:pPr>
        <w:pStyle w:val="berschrift9"/>
      </w:pPr>
      <w:proofErr w:type="spellStart"/>
      <w:r w:rsidRPr="00C77351">
        <w:t>Requestsyntax</w:t>
      </w:r>
      <w:proofErr w:type="spellEnd"/>
    </w:p>
    <w:p w14:paraId="68F082B0" w14:textId="77777777" w:rsidR="003702D5" w:rsidRPr="003702D5" w:rsidRDefault="003702D5" w:rsidP="003702D5"/>
    <w:tbl>
      <w:tblPr>
        <w:tblStyle w:val="Tabellenraster"/>
        <w:tblW w:w="0" w:type="auto"/>
        <w:tblLook w:val="04A0" w:firstRow="1" w:lastRow="0" w:firstColumn="1" w:lastColumn="0" w:noHBand="0" w:noVBand="1"/>
      </w:tblPr>
      <w:tblGrid>
        <w:gridCol w:w="1204"/>
        <w:gridCol w:w="2124"/>
        <w:gridCol w:w="1754"/>
        <w:gridCol w:w="1761"/>
        <w:gridCol w:w="2219"/>
      </w:tblGrid>
      <w:tr w:rsidR="003702D5" w14:paraId="434B5F0C" w14:textId="77777777" w:rsidTr="003702D5">
        <w:tc>
          <w:tcPr>
            <w:tcW w:w="1215" w:type="dxa"/>
            <w:shd w:val="clear" w:color="auto" w:fill="8EAADB" w:themeFill="accent1" w:themeFillTint="99"/>
          </w:tcPr>
          <w:p w14:paraId="2519DC5C" w14:textId="77777777" w:rsidR="003702D5" w:rsidRPr="00FE7C00" w:rsidRDefault="003702D5" w:rsidP="000D3C45">
            <w:pPr>
              <w:rPr>
                <w:b/>
                <w:bCs/>
              </w:rPr>
            </w:pPr>
            <w:r>
              <w:rPr>
                <w:b/>
                <w:bCs/>
              </w:rPr>
              <w:t>ID</w:t>
            </w:r>
          </w:p>
        </w:tc>
        <w:tc>
          <w:tcPr>
            <w:tcW w:w="2088" w:type="dxa"/>
            <w:shd w:val="clear" w:color="auto" w:fill="8EAADB" w:themeFill="accent1" w:themeFillTint="99"/>
          </w:tcPr>
          <w:p w14:paraId="4D282B73" w14:textId="2A36A8C1" w:rsidR="003702D5" w:rsidRPr="00FE7C00" w:rsidRDefault="003702D5" w:rsidP="000D3C45">
            <w:pPr>
              <w:rPr>
                <w:b/>
                <w:bCs/>
              </w:rPr>
            </w:pPr>
            <w:r>
              <w:rPr>
                <w:b/>
                <w:bCs/>
              </w:rPr>
              <w:t>Endpunkt</w:t>
            </w:r>
          </w:p>
          <w:p w14:paraId="756D35F1" w14:textId="6F0908BD" w:rsidR="003702D5" w:rsidRPr="008B7BDF" w:rsidRDefault="003702D5" w:rsidP="000D3C45"/>
        </w:tc>
        <w:tc>
          <w:tcPr>
            <w:tcW w:w="1764" w:type="dxa"/>
            <w:shd w:val="clear" w:color="auto" w:fill="8EAADB" w:themeFill="accent1" w:themeFillTint="99"/>
          </w:tcPr>
          <w:p w14:paraId="0DFE1B21" w14:textId="4F444E48" w:rsidR="003702D5" w:rsidRPr="002E5DA8" w:rsidRDefault="003702D5" w:rsidP="000D3C45">
            <w:pPr>
              <w:rPr>
                <w:b/>
                <w:bCs/>
              </w:rPr>
            </w:pPr>
            <w:r w:rsidRPr="002E5DA8">
              <w:rPr>
                <w:b/>
                <w:bCs/>
              </w:rPr>
              <w:t>Methode</w:t>
            </w:r>
          </w:p>
        </w:tc>
        <w:tc>
          <w:tcPr>
            <w:tcW w:w="1765" w:type="dxa"/>
            <w:shd w:val="clear" w:color="auto" w:fill="8EAADB" w:themeFill="accent1" w:themeFillTint="99"/>
          </w:tcPr>
          <w:p w14:paraId="683E7426" w14:textId="10337918" w:rsidR="003702D5" w:rsidRPr="002E5DA8" w:rsidRDefault="00586CA5" w:rsidP="000D3C45">
            <w:pPr>
              <w:rPr>
                <w:b/>
                <w:bCs/>
              </w:rPr>
            </w:pPr>
            <w:r>
              <w:rPr>
                <w:b/>
                <w:bCs/>
              </w:rPr>
              <w:t>Datenf</w:t>
            </w:r>
            <w:r w:rsidR="00830573">
              <w:rPr>
                <w:b/>
                <w:bCs/>
              </w:rPr>
              <w:t>ormat</w:t>
            </w:r>
          </w:p>
        </w:tc>
        <w:tc>
          <w:tcPr>
            <w:tcW w:w="2230" w:type="dxa"/>
            <w:shd w:val="clear" w:color="auto" w:fill="8EAADB" w:themeFill="accent1" w:themeFillTint="99"/>
          </w:tcPr>
          <w:p w14:paraId="6C2785F8" w14:textId="67A8A947" w:rsidR="003702D5" w:rsidRPr="00FE7C00" w:rsidRDefault="00830573" w:rsidP="000D3C45">
            <w:pPr>
              <w:rPr>
                <w:b/>
                <w:bCs/>
              </w:rPr>
            </w:pPr>
            <w:r>
              <w:rPr>
                <w:b/>
                <w:bCs/>
              </w:rPr>
              <w:t>Body</w:t>
            </w:r>
            <w:r w:rsidR="00586CA5">
              <w:rPr>
                <w:b/>
                <w:bCs/>
              </w:rPr>
              <w:t xml:space="preserve"> Inhalt</w:t>
            </w:r>
          </w:p>
        </w:tc>
      </w:tr>
      <w:tr w:rsidR="003702D5" w:rsidRPr="008B7BDF" w14:paraId="4FC8BB6C" w14:textId="77777777" w:rsidTr="003702D5">
        <w:tc>
          <w:tcPr>
            <w:tcW w:w="1215" w:type="dxa"/>
          </w:tcPr>
          <w:p w14:paraId="3D8A3530" w14:textId="77777777" w:rsidR="003702D5" w:rsidRDefault="003702D5" w:rsidP="000D3C45">
            <w:r>
              <w:t>1</w:t>
            </w:r>
          </w:p>
        </w:tc>
        <w:tc>
          <w:tcPr>
            <w:tcW w:w="2088" w:type="dxa"/>
            <w:shd w:val="clear" w:color="auto" w:fill="FFFFFF" w:themeFill="background1"/>
          </w:tcPr>
          <w:p w14:paraId="3C492282" w14:textId="16BAD55D" w:rsidR="003702D5" w:rsidRPr="008B7BDF" w:rsidRDefault="00884537" w:rsidP="000D3C45">
            <w:r>
              <w:t>/</w:t>
            </w:r>
          </w:p>
        </w:tc>
        <w:tc>
          <w:tcPr>
            <w:tcW w:w="1764" w:type="dxa"/>
            <w:shd w:val="clear" w:color="auto" w:fill="FFFFFF" w:themeFill="background1"/>
          </w:tcPr>
          <w:p w14:paraId="5CBDA480" w14:textId="698FA49B" w:rsidR="003702D5" w:rsidRPr="008B7BDF" w:rsidRDefault="00C73ACF" w:rsidP="000D3C45">
            <w:r>
              <w:t>GET</w:t>
            </w:r>
          </w:p>
        </w:tc>
        <w:tc>
          <w:tcPr>
            <w:tcW w:w="1765" w:type="dxa"/>
            <w:shd w:val="clear" w:color="auto" w:fill="FFFFFF" w:themeFill="background1"/>
          </w:tcPr>
          <w:p w14:paraId="2FC1B583" w14:textId="007351CD" w:rsidR="003702D5" w:rsidRPr="008B7BDF" w:rsidRDefault="00C73ACF" w:rsidP="000D3C45">
            <w:r>
              <w:t>Kein Body</w:t>
            </w:r>
          </w:p>
        </w:tc>
        <w:tc>
          <w:tcPr>
            <w:tcW w:w="2230" w:type="dxa"/>
            <w:shd w:val="clear" w:color="auto" w:fill="FFFFFF" w:themeFill="background1"/>
          </w:tcPr>
          <w:p w14:paraId="7A274681" w14:textId="09B5ACC9" w:rsidR="003702D5" w:rsidRPr="008B7BDF" w:rsidRDefault="00EA7374" w:rsidP="000D3C45">
            <w:r>
              <w:t>-</w:t>
            </w:r>
          </w:p>
        </w:tc>
      </w:tr>
      <w:tr w:rsidR="003702D5" w14:paraId="6E5FC823" w14:textId="77777777" w:rsidTr="003702D5">
        <w:tc>
          <w:tcPr>
            <w:tcW w:w="1215" w:type="dxa"/>
          </w:tcPr>
          <w:p w14:paraId="62CB021D" w14:textId="77777777" w:rsidR="003702D5" w:rsidRDefault="003702D5" w:rsidP="000D3C45">
            <w:r>
              <w:t>2</w:t>
            </w:r>
          </w:p>
        </w:tc>
        <w:tc>
          <w:tcPr>
            <w:tcW w:w="2088" w:type="dxa"/>
            <w:shd w:val="clear" w:color="auto" w:fill="FFFFFF" w:themeFill="background1"/>
          </w:tcPr>
          <w:p w14:paraId="6B6E500B" w14:textId="6CDDAD55" w:rsidR="003702D5" w:rsidRDefault="00EA7374" w:rsidP="000D3C45">
            <w:r>
              <w:t>/</w:t>
            </w:r>
            <w:proofErr w:type="spellStart"/>
            <w:r>
              <w:t>api</w:t>
            </w:r>
            <w:proofErr w:type="spellEnd"/>
            <w:r>
              <w:t>/</w:t>
            </w:r>
            <w:proofErr w:type="spellStart"/>
            <w:r>
              <w:t>messages</w:t>
            </w:r>
            <w:proofErr w:type="spellEnd"/>
            <w:r>
              <w:t>/</w:t>
            </w:r>
          </w:p>
        </w:tc>
        <w:tc>
          <w:tcPr>
            <w:tcW w:w="1764" w:type="dxa"/>
            <w:shd w:val="clear" w:color="auto" w:fill="FFFFFF" w:themeFill="background1"/>
          </w:tcPr>
          <w:p w14:paraId="0201ADCF" w14:textId="20AEC3FF" w:rsidR="003702D5" w:rsidRDefault="00EA7374" w:rsidP="000D3C45">
            <w:r>
              <w:t>POST</w:t>
            </w:r>
          </w:p>
        </w:tc>
        <w:tc>
          <w:tcPr>
            <w:tcW w:w="1765" w:type="dxa"/>
            <w:shd w:val="clear" w:color="auto" w:fill="FFFFFF" w:themeFill="background1"/>
          </w:tcPr>
          <w:p w14:paraId="3AFB6368" w14:textId="1FF0BD30" w:rsidR="003702D5" w:rsidRDefault="00EA7374" w:rsidP="000D3C45">
            <w:r>
              <w:t>JSON</w:t>
            </w:r>
          </w:p>
        </w:tc>
        <w:tc>
          <w:tcPr>
            <w:tcW w:w="2230" w:type="dxa"/>
            <w:shd w:val="clear" w:color="auto" w:fill="FFFFFF" w:themeFill="background1"/>
          </w:tcPr>
          <w:p w14:paraId="211CF13F" w14:textId="4C8FE1BC" w:rsidR="003702D5" w:rsidRDefault="00B82940" w:rsidP="000D3C45">
            <w:r>
              <w:t>{</w:t>
            </w:r>
            <w:r w:rsidR="005279E3" w:rsidRPr="005279E3">
              <w:t>"</w:t>
            </w:r>
            <w:proofErr w:type="spellStart"/>
            <w:r w:rsidR="005279E3">
              <w:t>messsage</w:t>
            </w:r>
            <w:proofErr w:type="spellEnd"/>
            <w:r w:rsidR="005279E3" w:rsidRPr="005279E3">
              <w:t>"</w:t>
            </w:r>
            <w:r w:rsidR="005279E3">
              <w:t xml:space="preserve">: </w:t>
            </w:r>
            <w:r w:rsidR="005279E3" w:rsidRPr="005279E3">
              <w:t>"</w:t>
            </w:r>
            <w:r w:rsidR="005279E3">
              <w:t>sa</w:t>
            </w:r>
            <w:r>
              <w:t xml:space="preserve">mple </w:t>
            </w:r>
            <w:proofErr w:type="spellStart"/>
            <w:r>
              <w:t>message</w:t>
            </w:r>
            <w:proofErr w:type="spellEnd"/>
            <w:r w:rsidR="005279E3" w:rsidRPr="005279E3">
              <w:t>"</w:t>
            </w:r>
            <w:r>
              <w:t>}</w:t>
            </w:r>
          </w:p>
        </w:tc>
      </w:tr>
      <w:tr w:rsidR="003702D5" w14:paraId="36E857E0" w14:textId="77777777" w:rsidTr="003702D5">
        <w:trPr>
          <w:trHeight w:val="61"/>
        </w:trPr>
        <w:tc>
          <w:tcPr>
            <w:tcW w:w="1215" w:type="dxa"/>
          </w:tcPr>
          <w:p w14:paraId="6B8DE724" w14:textId="77777777" w:rsidR="003702D5" w:rsidRDefault="003702D5" w:rsidP="000D3C45">
            <w:r>
              <w:t>3</w:t>
            </w:r>
          </w:p>
        </w:tc>
        <w:tc>
          <w:tcPr>
            <w:tcW w:w="2088" w:type="dxa"/>
            <w:shd w:val="clear" w:color="auto" w:fill="FFFFFF" w:themeFill="background1"/>
          </w:tcPr>
          <w:p w14:paraId="3CCFE87A" w14:textId="0D9FFF49" w:rsidR="003702D5" w:rsidRDefault="00965F95" w:rsidP="000D3C45">
            <w:r>
              <w:t>/</w:t>
            </w:r>
            <w:proofErr w:type="spellStart"/>
            <w:r>
              <w:t>api</w:t>
            </w:r>
            <w:proofErr w:type="spellEnd"/>
            <w:r>
              <w:t>/</w:t>
            </w:r>
            <w:proofErr w:type="spellStart"/>
            <w:r>
              <w:t>messages</w:t>
            </w:r>
            <w:proofErr w:type="spellEnd"/>
            <w:r>
              <w:t>/(:ID)</w:t>
            </w:r>
          </w:p>
        </w:tc>
        <w:tc>
          <w:tcPr>
            <w:tcW w:w="1764" w:type="dxa"/>
            <w:shd w:val="clear" w:color="auto" w:fill="FFFFFF" w:themeFill="background1"/>
          </w:tcPr>
          <w:p w14:paraId="0F1660CC" w14:textId="1A8D61C5" w:rsidR="003702D5" w:rsidRDefault="00965F95" w:rsidP="000D3C45">
            <w:r>
              <w:t>GET</w:t>
            </w:r>
          </w:p>
        </w:tc>
        <w:tc>
          <w:tcPr>
            <w:tcW w:w="1765" w:type="dxa"/>
            <w:shd w:val="clear" w:color="auto" w:fill="FFFFFF" w:themeFill="background1"/>
          </w:tcPr>
          <w:p w14:paraId="40D30D1D" w14:textId="5162CCB9" w:rsidR="003702D5" w:rsidRDefault="00965F95" w:rsidP="000D3C45">
            <w:r>
              <w:t>Kein Body</w:t>
            </w:r>
          </w:p>
        </w:tc>
        <w:tc>
          <w:tcPr>
            <w:tcW w:w="2230" w:type="dxa"/>
            <w:shd w:val="clear" w:color="auto" w:fill="FFFFFF" w:themeFill="background1"/>
          </w:tcPr>
          <w:p w14:paraId="3DE936CE" w14:textId="5CA122C8" w:rsidR="003702D5" w:rsidRDefault="00756A5F" w:rsidP="00CE45A0">
            <w:pPr>
              <w:keepNext/>
            </w:pPr>
            <w:r>
              <w:t>-</w:t>
            </w:r>
          </w:p>
        </w:tc>
      </w:tr>
    </w:tbl>
    <w:p w14:paraId="5C9A16E3" w14:textId="64D480CA" w:rsidR="00EE6AC0" w:rsidRPr="00EE6AC0" w:rsidRDefault="00CE45A0" w:rsidP="00CE45A0">
      <w:pPr>
        <w:pStyle w:val="Beschriftung"/>
      </w:pPr>
      <w:r>
        <w:t xml:space="preserve">Tabelle </w:t>
      </w:r>
      <w:r w:rsidR="0034038F">
        <w:fldChar w:fldCharType="begin"/>
      </w:r>
      <w:r w:rsidR="0034038F">
        <w:instrText xml:space="preserve"> SEQ Tabelle \* ARABIC </w:instrText>
      </w:r>
      <w:r w:rsidR="0034038F">
        <w:fldChar w:fldCharType="separate"/>
      </w:r>
      <w:r w:rsidR="00E2796F">
        <w:rPr>
          <w:noProof/>
        </w:rPr>
        <w:t>15</w:t>
      </w:r>
      <w:r w:rsidR="0034038F">
        <w:rPr>
          <w:noProof/>
        </w:rPr>
        <w:fldChar w:fldCharType="end"/>
      </w:r>
      <w:r>
        <w:t xml:space="preserve">: </w:t>
      </w:r>
      <w:proofErr w:type="spellStart"/>
      <w:r>
        <w:t>Requestsyntax</w:t>
      </w:r>
      <w:proofErr w:type="spellEnd"/>
    </w:p>
    <w:p w14:paraId="49F6C0AD" w14:textId="03236E25" w:rsidR="001247CA" w:rsidRDefault="003259C9" w:rsidP="00CC3D12">
      <w:pPr>
        <w:pStyle w:val="berschrift3"/>
      </w:pPr>
      <w:bookmarkStart w:id="230" w:name="_Toc88727875"/>
      <w:r>
        <w:lastRenderedPageBreak/>
        <w:t>Konzept Azure Cloud</w:t>
      </w:r>
      <w:bookmarkEnd w:id="230"/>
    </w:p>
    <w:p w14:paraId="1B5F0819" w14:textId="02F2C8B1" w:rsidR="00E84F13" w:rsidRDefault="00C413FF" w:rsidP="001534A5">
      <w:r w:rsidRPr="00C413FF">
        <w:t>D</w:t>
      </w:r>
      <w:r>
        <w:t xml:space="preserve">as gesamte Backend samt DB ist auf der Azure Cloud </w:t>
      </w:r>
      <w:r w:rsidR="00F379B1">
        <w:t>angesiedelt.</w:t>
      </w:r>
      <w:r w:rsidR="00F82276">
        <w:t xml:space="preserve"> Um Die </w:t>
      </w:r>
      <w:r w:rsidR="003C5A6A">
        <w:t xml:space="preserve">Webapplikation auszuführen, werden verschiedene Dienste </w:t>
      </w:r>
      <w:r w:rsidR="006120CB">
        <w:t xml:space="preserve">und Ressourcen </w:t>
      </w:r>
      <w:r w:rsidR="003C5A6A">
        <w:t>verwendet.</w:t>
      </w:r>
      <w:r w:rsidR="00FB3D0C">
        <w:t xml:space="preserve"> </w:t>
      </w:r>
      <w:r w:rsidR="0073780B">
        <w:t xml:space="preserve">Für die </w:t>
      </w:r>
      <w:proofErr w:type="spellStart"/>
      <w:r w:rsidR="0073780B">
        <w:t>VorIPA</w:t>
      </w:r>
      <w:proofErr w:type="spellEnd"/>
      <w:r w:rsidR="0073780B">
        <w:t xml:space="preserve"> wurde eine Ressourcengruppe erstellt, worin alle Systembestandteile abgelegt sind.</w:t>
      </w:r>
    </w:p>
    <w:p w14:paraId="7482461C" w14:textId="77777777" w:rsidR="003C5A6A" w:rsidRDefault="003C5A6A" w:rsidP="001534A5"/>
    <w:p w14:paraId="634F312A" w14:textId="49727525" w:rsidR="00702719" w:rsidRDefault="001E1A2F" w:rsidP="005A0E59">
      <w:pPr>
        <w:pStyle w:val="berschrift9"/>
      </w:pPr>
      <w:r w:rsidRPr="003044F5">
        <w:t>Verwendete Dienste</w:t>
      </w:r>
      <w:r w:rsidR="009B3540" w:rsidRPr="003044F5">
        <w:t xml:space="preserve"> und Ressourcen</w:t>
      </w:r>
    </w:p>
    <w:p w14:paraId="234E3AB5" w14:textId="7A2C355A" w:rsidR="00BA4881" w:rsidRDefault="00691BEE" w:rsidP="00BA4881">
      <w:r>
        <w:t xml:space="preserve">Nachfolgende Tabelle </w:t>
      </w:r>
      <w:r w:rsidR="002B7B09">
        <w:t>d</w:t>
      </w:r>
      <w:r>
        <w:t>ient als Übersicht aller verwendeter Dienste und Ressourcen</w:t>
      </w:r>
      <w:r w:rsidR="002B7B09">
        <w:t>. Ausserdem wird jeder Dienst bzw. jede Ressource kurz beschrieben.</w:t>
      </w:r>
    </w:p>
    <w:p w14:paraId="7B49A6AD" w14:textId="77777777" w:rsidR="002B7B09" w:rsidRPr="00BA4881" w:rsidRDefault="002B7B09" w:rsidP="00BA4881"/>
    <w:tbl>
      <w:tblPr>
        <w:tblStyle w:val="Tabellenraster"/>
        <w:tblW w:w="0" w:type="auto"/>
        <w:tblLook w:val="04A0" w:firstRow="1" w:lastRow="0" w:firstColumn="1" w:lastColumn="0" w:noHBand="0" w:noVBand="1"/>
      </w:tblPr>
      <w:tblGrid>
        <w:gridCol w:w="765"/>
        <w:gridCol w:w="2771"/>
        <w:gridCol w:w="3278"/>
        <w:gridCol w:w="2248"/>
      </w:tblGrid>
      <w:tr w:rsidR="00EE2BFB" w14:paraId="456FA09D" w14:textId="276DEBB5" w:rsidTr="00406F50">
        <w:tc>
          <w:tcPr>
            <w:tcW w:w="765" w:type="dxa"/>
            <w:shd w:val="clear" w:color="auto" w:fill="8EAADB" w:themeFill="accent1" w:themeFillTint="99"/>
          </w:tcPr>
          <w:p w14:paraId="0AF8B008" w14:textId="77777777" w:rsidR="00406F50" w:rsidRPr="00FE7C00" w:rsidRDefault="00406F50" w:rsidP="000D3C45">
            <w:pPr>
              <w:rPr>
                <w:b/>
                <w:bCs/>
              </w:rPr>
            </w:pPr>
            <w:r>
              <w:rPr>
                <w:b/>
                <w:bCs/>
              </w:rPr>
              <w:t>ID</w:t>
            </w:r>
          </w:p>
        </w:tc>
        <w:tc>
          <w:tcPr>
            <w:tcW w:w="2771" w:type="dxa"/>
            <w:shd w:val="clear" w:color="auto" w:fill="8EAADB" w:themeFill="accent1" w:themeFillTint="99"/>
          </w:tcPr>
          <w:p w14:paraId="0185E380" w14:textId="322C3EC4" w:rsidR="00406F50" w:rsidRPr="00FE7C00" w:rsidRDefault="00406F50" w:rsidP="000D3C45">
            <w:pPr>
              <w:rPr>
                <w:b/>
                <w:bCs/>
              </w:rPr>
            </w:pPr>
            <w:r>
              <w:rPr>
                <w:b/>
                <w:bCs/>
              </w:rPr>
              <w:t>Name</w:t>
            </w:r>
          </w:p>
          <w:p w14:paraId="087548A5" w14:textId="77777777" w:rsidR="00406F50" w:rsidRPr="008B7BDF" w:rsidRDefault="00406F50" w:rsidP="000D3C45"/>
        </w:tc>
        <w:tc>
          <w:tcPr>
            <w:tcW w:w="3278" w:type="dxa"/>
            <w:shd w:val="clear" w:color="auto" w:fill="8EAADB" w:themeFill="accent1" w:themeFillTint="99"/>
          </w:tcPr>
          <w:p w14:paraId="16709CB0" w14:textId="0AD54325" w:rsidR="00406F50" w:rsidRPr="002E5DA8" w:rsidRDefault="00406F50" w:rsidP="000D3C45">
            <w:pPr>
              <w:rPr>
                <w:b/>
                <w:bCs/>
              </w:rPr>
            </w:pPr>
            <w:r>
              <w:rPr>
                <w:b/>
                <w:bCs/>
              </w:rPr>
              <w:t>Beschreibung</w:t>
            </w:r>
          </w:p>
        </w:tc>
        <w:tc>
          <w:tcPr>
            <w:tcW w:w="2248" w:type="dxa"/>
            <w:shd w:val="clear" w:color="auto" w:fill="8EAADB" w:themeFill="accent1" w:themeFillTint="99"/>
          </w:tcPr>
          <w:p w14:paraId="3EF849E8" w14:textId="5538643F" w:rsidR="00406F50" w:rsidRDefault="00406F50" w:rsidP="000D3C45">
            <w:pPr>
              <w:rPr>
                <w:b/>
                <w:bCs/>
              </w:rPr>
            </w:pPr>
            <w:r>
              <w:rPr>
                <w:b/>
                <w:bCs/>
              </w:rPr>
              <w:t>Azure Icon</w:t>
            </w:r>
          </w:p>
        </w:tc>
      </w:tr>
      <w:tr w:rsidR="00EE2BFB" w:rsidRPr="008B7BDF" w14:paraId="516A2B3A" w14:textId="35184ED4" w:rsidTr="00406F50">
        <w:tc>
          <w:tcPr>
            <w:tcW w:w="765" w:type="dxa"/>
          </w:tcPr>
          <w:p w14:paraId="7AE9382A" w14:textId="79F116A8" w:rsidR="00406F50" w:rsidRDefault="00406F50" w:rsidP="00143F78">
            <w:r>
              <w:t>1</w:t>
            </w:r>
          </w:p>
        </w:tc>
        <w:tc>
          <w:tcPr>
            <w:tcW w:w="2771" w:type="dxa"/>
            <w:shd w:val="clear" w:color="auto" w:fill="FFFFFF" w:themeFill="background1"/>
          </w:tcPr>
          <w:p w14:paraId="601CA9D4" w14:textId="3EDD2E31" w:rsidR="00406F50" w:rsidRDefault="00406F50" w:rsidP="00143F78">
            <w:r>
              <w:t>Ressourcengruppen</w:t>
            </w:r>
          </w:p>
        </w:tc>
        <w:tc>
          <w:tcPr>
            <w:tcW w:w="3278" w:type="dxa"/>
            <w:shd w:val="clear" w:color="auto" w:fill="FFFFFF" w:themeFill="background1"/>
          </w:tcPr>
          <w:p w14:paraId="46AC0C8C" w14:textId="4641ED7C" w:rsidR="00406F50" w:rsidRDefault="00406F50" w:rsidP="00143F78">
            <w:r>
              <w:t>Eine Ressourcengruppe ist ein Container, der zugehörige Ressourcen für eine Azure-Lösung enthält.</w:t>
            </w:r>
          </w:p>
        </w:tc>
        <w:tc>
          <w:tcPr>
            <w:tcW w:w="2248" w:type="dxa"/>
            <w:shd w:val="clear" w:color="auto" w:fill="FFFFFF" w:themeFill="background1"/>
          </w:tcPr>
          <w:p w14:paraId="0094E679" w14:textId="663C4C6B" w:rsidR="00406F50" w:rsidRDefault="00301EAB" w:rsidP="00143F78">
            <w:r>
              <w:rPr>
                <w:noProof/>
              </w:rPr>
              <w:drawing>
                <wp:anchor distT="0" distB="0" distL="114300" distR="114300" simplePos="0" relativeHeight="251764736" behindDoc="0" locked="0" layoutInCell="1" allowOverlap="1" wp14:anchorId="324C96D7" wp14:editId="537B0A57">
                  <wp:simplePos x="0" y="0"/>
                  <wp:positionH relativeFrom="column">
                    <wp:posOffset>106680</wp:posOffset>
                  </wp:positionH>
                  <wp:positionV relativeFrom="paragraph">
                    <wp:posOffset>132664</wp:posOffset>
                  </wp:positionV>
                  <wp:extent cx="1099820" cy="888365"/>
                  <wp:effectExtent l="0" t="0" r="5080" b="6985"/>
                  <wp:wrapSquare wrapText="bothSides"/>
                  <wp:docPr id="259" name="Grafi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099820" cy="888365"/>
                          </a:xfrm>
                          <a:prstGeom prst="rect">
                            <a:avLst/>
                          </a:prstGeom>
                        </pic:spPr>
                      </pic:pic>
                    </a:graphicData>
                  </a:graphic>
                </wp:anchor>
              </w:drawing>
            </w:r>
          </w:p>
        </w:tc>
      </w:tr>
      <w:tr w:rsidR="00EE2BFB" w:rsidRPr="008B7BDF" w14:paraId="1E406788" w14:textId="53A6008F" w:rsidTr="00406F50">
        <w:tc>
          <w:tcPr>
            <w:tcW w:w="765" w:type="dxa"/>
          </w:tcPr>
          <w:p w14:paraId="13925F7E" w14:textId="469800A6" w:rsidR="00406F50" w:rsidRDefault="00406F50" w:rsidP="00143F78">
            <w:r>
              <w:t>2</w:t>
            </w:r>
          </w:p>
        </w:tc>
        <w:tc>
          <w:tcPr>
            <w:tcW w:w="2771" w:type="dxa"/>
            <w:shd w:val="clear" w:color="auto" w:fill="FFFFFF" w:themeFill="background1"/>
          </w:tcPr>
          <w:p w14:paraId="71662309" w14:textId="3A3E3495" w:rsidR="00406F50" w:rsidRDefault="00406F50" w:rsidP="00143F78">
            <w:r>
              <w:t>MySQL-Datenbank</w:t>
            </w:r>
          </w:p>
        </w:tc>
        <w:tc>
          <w:tcPr>
            <w:tcW w:w="3278" w:type="dxa"/>
            <w:shd w:val="clear" w:color="auto" w:fill="FFFFFF" w:themeFill="background1"/>
          </w:tcPr>
          <w:p w14:paraId="765B0E4C" w14:textId="7250F8D2" w:rsidR="00406F50" w:rsidRDefault="00406F50" w:rsidP="00143F78">
            <w:r>
              <w:t>Hier können SQL-Datenbanken erstellt, verwaltet und betrieben werden.</w:t>
            </w:r>
          </w:p>
        </w:tc>
        <w:tc>
          <w:tcPr>
            <w:tcW w:w="2248" w:type="dxa"/>
            <w:shd w:val="clear" w:color="auto" w:fill="FFFFFF" w:themeFill="background1"/>
          </w:tcPr>
          <w:p w14:paraId="2270579A" w14:textId="3BD3B47E" w:rsidR="00406F50" w:rsidRDefault="00EE2BFB" w:rsidP="00143F78">
            <w:r>
              <w:rPr>
                <w:noProof/>
              </w:rPr>
              <w:drawing>
                <wp:anchor distT="0" distB="0" distL="114300" distR="114300" simplePos="0" relativeHeight="251781120" behindDoc="0" locked="0" layoutInCell="1" allowOverlap="1" wp14:anchorId="43C020A9" wp14:editId="6401F6E1">
                  <wp:simplePos x="0" y="0"/>
                  <wp:positionH relativeFrom="column">
                    <wp:posOffset>-299</wp:posOffset>
                  </wp:positionH>
                  <wp:positionV relativeFrom="paragraph">
                    <wp:posOffset>299</wp:posOffset>
                  </wp:positionV>
                  <wp:extent cx="1180102" cy="1172817"/>
                  <wp:effectExtent l="0" t="0" r="1270" b="8890"/>
                  <wp:wrapSquare wrapText="bothSides"/>
                  <wp:docPr id="256" name="Grafik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180102" cy="1172817"/>
                          </a:xfrm>
                          <a:prstGeom prst="rect">
                            <a:avLst/>
                          </a:prstGeom>
                        </pic:spPr>
                      </pic:pic>
                    </a:graphicData>
                  </a:graphic>
                </wp:anchor>
              </w:drawing>
            </w:r>
          </w:p>
        </w:tc>
      </w:tr>
      <w:tr w:rsidR="00EE2BFB" w:rsidRPr="008B7BDF" w14:paraId="53AD708B" w14:textId="15D88D55" w:rsidTr="00406F50">
        <w:tc>
          <w:tcPr>
            <w:tcW w:w="765" w:type="dxa"/>
          </w:tcPr>
          <w:p w14:paraId="27007749" w14:textId="3FC36C92" w:rsidR="00406F50" w:rsidRDefault="00406F50" w:rsidP="00143F78">
            <w:r>
              <w:t>3</w:t>
            </w:r>
          </w:p>
        </w:tc>
        <w:tc>
          <w:tcPr>
            <w:tcW w:w="2771" w:type="dxa"/>
            <w:shd w:val="clear" w:color="auto" w:fill="FFFFFF" w:themeFill="background1"/>
          </w:tcPr>
          <w:p w14:paraId="57ECE42A" w14:textId="2E51A337" w:rsidR="00406F50" w:rsidRDefault="00406F50" w:rsidP="00143F78">
            <w:r>
              <w:t>Containerregistrierung</w:t>
            </w:r>
          </w:p>
        </w:tc>
        <w:tc>
          <w:tcPr>
            <w:tcW w:w="3278" w:type="dxa"/>
            <w:shd w:val="clear" w:color="auto" w:fill="FFFFFF" w:themeFill="background1"/>
          </w:tcPr>
          <w:p w14:paraId="35FA0563" w14:textId="789A0326" w:rsidR="00406F50" w:rsidRDefault="00406F50" w:rsidP="00143F78">
            <w:r>
              <w:t>Hier können Container registriert werden</w:t>
            </w:r>
          </w:p>
        </w:tc>
        <w:tc>
          <w:tcPr>
            <w:tcW w:w="2248" w:type="dxa"/>
            <w:shd w:val="clear" w:color="auto" w:fill="FFFFFF" w:themeFill="background1"/>
          </w:tcPr>
          <w:p w14:paraId="2FB2B379" w14:textId="4B0D5E1F" w:rsidR="00406F50" w:rsidRDefault="00302D31" w:rsidP="00143F78">
            <w:r>
              <w:rPr>
                <w:noProof/>
              </w:rPr>
              <w:drawing>
                <wp:anchor distT="0" distB="0" distL="114300" distR="114300" simplePos="0" relativeHeight="251763712" behindDoc="0" locked="0" layoutInCell="1" allowOverlap="1" wp14:anchorId="5AE0B9A1" wp14:editId="4B200675">
                  <wp:simplePos x="0" y="0"/>
                  <wp:positionH relativeFrom="column">
                    <wp:posOffset>286385</wp:posOffset>
                  </wp:positionH>
                  <wp:positionV relativeFrom="paragraph">
                    <wp:posOffset>49530</wp:posOffset>
                  </wp:positionV>
                  <wp:extent cx="808355" cy="835660"/>
                  <wp:effectExtent l="0" t="0" r="0" b="2540"/>
                  <wp:wrapSquare wrapText="bothSides"/>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808355" cy="835660"/>
                          </a:xfrm>
                          <a:prstGeom prst="rect">
                            <a:avLst/>
                          </a:prstGeom>
                        </pic:spPr>
                      </pic:pic>
                    </a:graphicData>
                  </a:graphic>
                  <wp14:sizeRelH relativeFrom="margin">
                    <wp14:pctWidth>0</wp14:pctWidth>
                  </wp14:sizeRelH>
                  <wp14:sizeRelV relativeFrom="margin">
                    <wp14:pctHeight>0</wp14:pctHeight>
                  </wp14:sizeRelV>
                </wp:anchor>
              </w:drawing>
            </w:r>
          </w:p>
        </w:tc>
      </w:tr>
      <w:tr w:rsidR="00EE2BFB" w14:paraId="130908CA" w14:textId="7038EDC0" w:rsidTr="00406F50">
        <w:tc>
          <w:tcPr>
            <w:tcW w:w="765" w:type="dxa"/>
          </w:tcPr>
          <w:p w14:paraId="1E898FEA" w14:textId="0B4BB3A0" w:rsidR="00406F50" w:rsidRDefault="00406F50" w:rsidP="00143F78">
            <w:r>
              <w:t>4</w:t>
            </w:r>
          </w:p>
        </w:tc>
        <w:tc>
          <w:tcPr>
            <w:tcW w:w="2771" w:type="dxa"/>
            <w:shd w:val="clear" w:color="auto" w:fill="FFFFFF" w:themeFill="background1"/>
          </w:tcPr>
          <w:p w14:paraId="1E62BADC" w14:textId="5C4BDE22" w:rsidR="00406F50" w:rsidRDefault="00406F50" w:rsidP="00143F78">
            <w:r>
              <w:t>Containerinstanzen</w:t>
            </w:r>
          </w:p>
        </w:tc>
        <w:tc>
          <w:tcPr>
            <w:tcW w:w="3278" w:type="dxa"/>
            <w:shd w:val="clear" w:color="auto" w:fill="FFFFFF" w:themeFill="background1"/>
          </w:tcPr>
          <w:p w14:paraId="4CA752E7" w14:textId="7CA493EE" w:rsidR="00406F50" w:rsidRDefault="00406F50" w:rsidP="00143F78">
            <w:r>
              <w:t xml:space="preserve">Hier können Containerinstanzen erstellt, verwaltet und betrieben werden. </w:t>
            </w:r>
          </w:p>
        </w:tc>
        <w:tc>
          <w:tcPr>
            <w:tcW w:w="2248" w:type="dxa"/>
            <w:shd w:val="clear" w:color="auto" w:fill="FFFFFF" w:themeFill="background1"/>
          </w:tcPr>
          <w:p w14:paraId="5305C1E1" w14:textId="43AD28A1" w:rsidR="00406F50" w:rsidRDefault="00D709EF" w:rsidP="00143F78">
            <w:r>
              <w:rPr>
                <w:noProof/>
              </w:rPr>
              <w:drawing>
                <wp:anchor distT="0" distB="0" distL="114300" distR="114300" simplePos="0" relativeHeight="251762688" behindDoc="0" locked="0" layoutInCell="1" allowOverlap="1" wp14:anchorId="64FC7FA1" wp14:editId="78F77B70">
                  <wp:simplePos x="0" y="0"/>
                  <wp:positionH relativeFrom="column">
                    <wp:posOffset>53340</wp:posOffset>
                  </wp:positionH>
                  <wp:positionV relativeFrom="paragraph">
                    <wp:posOffset>74930</wp:posOffset>
                  </wp:positionV>
                  <wp:extent cx="1196975" cy="927100"/>
                  <wp:effectExtent l="0" t="0" r="3175" b="6350"/>
                  <wp:wrapSquare wrapText="bothSides"/>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196975" cy="927100"/>
                          </a:xfrm>
                          <a:prstGeom prst="rect">
                            <a:avLst/>
                          </a:prstGeom>
                        </pic:spPr>
                      </pic:pic>
                    </a:graphicData>
                  </a:graphic>
                  <wp14:sizeRelH relativeFrom="margin">
                    <wp14:pctWidth>0</wp14:pctWidth>
                  </wp14:sizeRelH>
                  <wp14:sizeRelV relativeFrom="margin">
                    <wp14:pctHeight>0</wp14:pctHeight>
                  </wp14:sizeRelV>
                </wp:anchor>
              </w:drawing>
            </w:r>
          </w:p>
        </w:tc>
      </w:tr>
      <w:tr w:rsidR="00EE2BFB" w14:paraId="3834C8B9" w14:textId="2D321196" w:rsidTr="00406F50">
        <w:trPr>
          <w:trHeight w:val="61"/>
        </w:trPr>
        <w:tc>
          <w:tcPr>
            <w:tcW w:w="765" w:type="dxa"/>
          </w:tcPr>
          <w:p w14:paraId="5CA2EBF2" w14:textId="3AE8C505" w:rsidR="00406F50" w:rsidRDefault="00406F50" w:rsidP="00143F78">
            <w:r>
              <w:lastRenderedPageBreak/>
              <w:t>5</w:t>
            </w:r>
          </w:p>
        </w:tc>
        <w:tc>
          <w:tcPr>
            <w:tcW w:w="2771" w:type="dxa"/>
            <w:shd w:val="clear" w:color="auto" w:fill="FFFFFF" w:themeFill="background1"/>
          </w:tcPr>
          <w:p w14:paraId="71429673" w14:textId="0EE833E1" w:rsidR="00406F50" w:rsidRDefault="00406F50" w:rsidP="00143F78">
            <w:r>
              <w:t>Firewall Manager</w:t>
            </w:r>
          </w:p>
        </w:tc>
        <w:tc>
          <w:tcPr>
            <w:tcW w:w="3278" w:type="dxa"/>
            <w:shd w:val="clear" w:color="auto" w:fill="FFFFFF" w:themeFill="background1"/>
          </w:tcPr>
          <w:p w14:paraId="2292BD6E" w14:textId="58F7D408" w:rsidR="00406F50" w:rsidRDefault="00406F50" w:rsidP="00CE45A0">
            <w:pPr>
              <w:keepNext/>
            </w:pPr>
            <w:r>
              <w:t>Hier kann die Firewall verwaltet werden und es können unter anderem Virtuelle Netzwerke erstellt werden.</w:t>
            </w:r>
          </w:p>
        </w:tc>
        <w:tc>
          <w:tcPr>
            <w:tcW w:w="2248" w:type="dxa"/>
            <w:shd w:val="clear" w:color="auto" w:fill="FFFFFF" w:themeFill="background1"/>
          </w:tcPr>
          <w:p w14:paraId="74D964EE" w14:textId="3DD30A37" w:rsidR="00406F50" w:rsidRDefault="00FA1DF5" w:rsidP="00CE45A0">
            <w:pPr>
              <w:keepNext/>
            </w:pPr>
            <w:r>
              <w:rPr>
                <w:noProof/>
              </w:rPr>
              <w:drawing>
                <wp:anchor distT="0" distB="0" distL="114300" distR="114300" simplePos="0" relativeHeight="251761664" behindDoc="0" locked="0" layoutInCell="1" allowOverlap="1" wp14:anchorId="643BA2D1" wp14:editId="24BB71EE">
                  <wp:simplePos x="0" y="0"/>
                  <wp:positionH relativeFrom="column">
                    <wp:posOffset>375920</wp:posOffset>
                  </wp:positionH>
                  <wp:positionV relativeFrom="paragraph">
                    <wp:posOffset>104140</wp:posOffset>
                  </wp:positionV>
                  <wp:extent cx="642620" cy="786130"/>
                  <wp:effectExtent l="0" t="0" r="5080"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2620" cy="786130"/>
                          </a:xfrm>
                          <a:prstGeom prst="rect">
                            <a:avLst/>
                          </a:prstGeom>
                        </pic:spPr>
                      </pic:pic>
                    </a:graphicData>
                  </a:graphic>
                  <wp14:sizeRelH relativeFrom="margin">
                    <wp14:pctWidth>0</wp14:pctWidth>
                  </wp14:sizeRelH>
                  <wp14:sizeRelV relativeFrom="margin">
                    <wp14:pctHeight>0</wp14:pctHeight>
                  </wp14:sizeRelV>
                </wp:anchor>
              </w:drawing>
            </w:r>
          </w:p>
        </w:tc>
      </w:tr>
    </w:tbl>
    <w:p w14:paraId="538C9A0D" w14:textId="1E6174E1" w:rsidR="00350722" w:rsidRDefault="00CE45A0" w:rsidP="00CE45A0">
      <w:pPr>
        <w:pStyle w:val="Beschriftung"/>
      </w:pPr>
      <w:r>
        <w:t xml:space="preserve">Tabelle </w:t>
      </w:r>
      <w:r w:rsidR="0034038F">
        <w:fldChar w:fldCharType="begin"/>
      </w:r>
      <w:r w:rsidR="0034038F">
        <w:instrText xml:space="preserve"> SEQ Tabelle \* ARABIC </w:instrText>
      </w:r>
      <w:r w:rsidR="0034038F">
        <w:fldChar w:fldCharType="separate"/>
      </w:r>
      <w:r w:rsidR="00E2796F">
        <w:rPr>
          <w:noProof/>
        </w:rPr>
        <w:t>16</w:t>
      </w:r>
      <w:r w:rsidR="0034038F">
        <w:rPr>
          <w:noProof/>
        </w:rPr>
        <w:fldChar w:fldCharType="end"/>
      </w:r>
      <w:r>
        <w:t>: Verwendete Azure Dienste und Ressourcen</w:t>
      </w:r>
    </w:p>
    <w:p w14:paraId="3092521C" w14:textId="77777777" w:rsidR="000D22F6" w:rsidRDefault="000D22F6" w:rsidP="001E1A2F"/>
    <w:p w14:paraId="4BD56C67" w14:textId="77777777" w:rsidR="000D22F6" w:rsidRDefault="000D22F6" w:rsidP="001E1A2F"/>
    <w:p w14:paraId="59D3E05E" w14:textId="77777777" w:rsidR="000D22F6" w:rsidRDefault="000D22F6" w:rsidP="001E1A2F"/>
    <w:p w14:paraId="084A21E9" w14:textId="41B0E276" w:rsidR="000D22F6" w:rsidRDefault="00BD0E51" w:rsidP="005A0E59">
      <w:pPr>
        <w:pStyle w:val="berschrift9"/>
      </w:pPr>
      <w:r w:rsidRPr="003044F5">
        <w:t>Ressourcengruppen</w:t>
      </w:r>
    </w:p>
    <w:p w14:paraId="4419E339" w14:textId="69E9205E" w:rsidR="00C021FF" w:rsidRPr="00C021FF" w:rsidRDefault="00C021FF" w:rsidP="00C021FF">
      <w:r>
        <w:t xml:space="preserve">In nachfolgender Tabelle ist beschrieben, wie </w:t>
      </w:r>
      <w:r w:rsidR="00EE369D">
        <w:t>die</w:t>
      </w:r>
      <w:r w:rsidR="0008068B">
        <w:t xml:space="preserve"> Ressourcengruppe konfiguriert ist.</w:t>
      </w:r>
    </w:p>
    <w:tbl>
      <w:tblPr>
        <w:tblStyle w:val="Tabellenraster"/>
        <w:tblW w:w="0" w:type="auto"/>
        <w:tblLook w:val="04A0" w:firstRow="1" w:lastRow="0" w:firstColumn="1" w:lastColumn="0" w:noHBand="0" w:noVBand="1"/>
      </w:tblPr>
      <w:tblGrid>
        <w:gridCol w:w="3224"/>
        <w:gridCol w:w="4678"/>
      </w:tblGrid>
      <w:tr w:rsidR="00BD0E51" w:rsidRPr="002E5DA8" w14:paraId="4BE6F2D3" w14:textId="77777777" w:rsidTr="000D3C45">
        <w:tc>
          <w:tcPr>
            <w:tcW w:w="3224" w:type="dxa"/>
            <w:shd w:val="clear" w:color="auto" w:fill="8EAADB" w:themeFill="accent1" w:themeFillTint="99"/>
          </w:tcPr>
          <w:p w14:paraId="540E2A9D" w14:textId="12632AF1" w:rsidR="00BD0E51" w:rsidRPr="00FE7C00" w:rsidRDefault="00A135CA" w:rsidP="000D3C45">
            <w:pPr>
              <w:rPr>
                <w:b/>
                <w:bCs/>
              </w:rPr>
            </w:pPr>
            <w:r>
              <w:rPr>
                <w:b/>
                <w:bCs/>
              </w:rPr>
              <w:t>Bezeichnung</w:t>
            </w:r>
          </w:p>
          <w:p w14:paraId="3E85A173" w14:textId="77777777" w:rsidR="00BD0E51" w:rsidRPr="008B7BDF" w:rsidRDefault="00BD0E51" w:rsidP="000D3C45"/>
        </w:tc>
        <w:tc>
          <w:tcPr>
            <w:tcW w:w="4678" w:type="dxa"/>
            <w:shd w:val="clear" w:color="auto" w:fill="8EAADB" w:themeFill="accent1" w:themeFillTint="99"/>
          </w:tcPr>
          <w:p w14:paraId="278F9F81" w14:textId="77777777" w:rsidR="00BD0E51" w:rsidRPr="002E5DA8" w:rsidRDefault="00BD0E51" w:rsidP="000D3C45">
            <w:pPr>
              <w:rPr>
                <w:b/>
                <w:bCs/>
              </w:rPr>
            </w:pPr>
            <w:r>
              <w:rPr>
                <w:b/>
                <w:bCs/>
              </w:rPr>
              <w:t>Beschreibung</w:t>
            </w:r>
          </w:p>
        </w:tc>
      </w:tr>
      <w:tr w:rsidR="00843873" w:rsidRPr="002E5DA8" w14:paraId="7CCD0292" w14:textId="77777777" w:rsidTr="00843873">
        <w:tc>
          <w:tcPr>
            <w:tcW w:w="3224" w:type="dxa"/>
            <w:shd w:val="clear" w:color="auto" w:fill="FFFFFF" w:themeFill="background1"/>
          </w:tcPr>
          <w:p w14:paraId="25489C11" w14:textId="505FF723" w:rsidR="00843873" w:rsidRPr="00843873" w:rsidRDefault="00843873" w:rsidP="000D3C45">
            <w:r>
              <w:t>Icon</w:t>
            </w:r>
          </w:p>
        </w:tc>
        <w:tc>
          <w:tcPr>
            <w:tcW w:w="4678" w:type="dxa"/>
            <w:shd w:val="clear" w:color="auto" w:fill="FFFFFF" w:themeFill="background1"/>
          </w:tcPr>
          <w:p w14:paraId="6D980A38" w14:textId="577C528A" w:rsidR="00843873" w:rsidRDefault="00C82C03" w:rsidP="000D3C45">
            <w:pPr>
              <w:rPr>
                <w:b/>
                <w:bCs/>
              </w:rPr>
            </w:pPr>
            <w:r>
              <w:rPr>
                <w:noProof/>
              </w:rPr>
              <w:drawing>
                <wp:anchor distT="0" distB="0" distL="114300" distR="114300" simplePos="0" relativeHeight="251766784" behindDoc="0" locked="0" layoutInCell="1" allowOverlap="1" wp14:anchorId="5777647A" wp14:editId="55E0AA03">
                  <wp:simplePos x="0" y="0"/>
                  <wp:positionH relativeFrom="column">
                    <wp:posOffset>844550</wp:posOffset>
                  </wp:positionH>
                  <wp:positionV relativeFrom="paragraph">
                    <wp:posOffset>64770</wp:posOffset>
                  </wp:positionV>
                  <wp:extent cx="998855" cy="807085"/>
                  <wp:effectExtent l="0" t="0" r="0" b="0"/>
                  <wp:wrapSquare wrapText="bothSides"/>
                  <wp:docPr id="260" name="Grafi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998855" cy="807085"/>
                          </a:xfrm>
                          <a:prstGeom prst="rect">
                            <a:avLst/>
                          </a:prstGeom>
                        </pic:spPr>
                      </pic:pic>
                    </a:graphicData>
                  </a:graphic>
                  <wp14:sizeRelH relativeFrom="margin">
                    <wp14:pctWidth>0</wp14:pctWidth>
                  </wp14:sizeRelH>
                  <wp14:sizeRelV relativeFrom="margin">
                    <wp14:pctHeight>0</wp14:pctHeight>
                  </wp14:sizeRelV>
                </wp:anchor>
              </w:drawing>
            </w:r>
          </w:p>
        </w:tc>
      </w:tr>
      <w:tr w:rsidR="00BD0E51" w14:paraId="17594729" w14:textId="77777777" w:rsidTr="000D3C45">
        <w:tc>
          <w:tcPr>
            <w:tcW w:w="3224" w:type="dxa"/>
            <w:shd w:val="clear" w:color="auto" w:fill="FFFFFF" w:themeFill="background1"/>
          </w:tcPr>
          <w:p w14:paraId="75FE761F" w14:textId="376C1862" w:rsidR="00BD0E51" w:rsidRDefault="00A135CA" w:rsidP="000D3C45">
            <w:r>
              <w:t>Name</w:t>
            </w:r>
            <w:r w:rsidR="00A306B5">
              <w:t xml:space="preserve"> </w:t>
            </w:r>
          </w:p>
        </w:tc>
        <w:tc>
          <w:tcPr>
            <w:tcW w:w="4678" w:type="dxa"/>
            <w:shd w:val="clear" w:color="auto" w:fill="FFFFFF" w:themeFill="background1"/>
          </w:tcPr>
          <w:p w14:paraId="3E066B90" w14:textId="43DFCBA3" w:rsidR="00BD0E51" w:rsidRDefault="00A135CA" w:rsidP="000D3C45">
            <w:r>
              <w:t>VIPA</w:t>
            </w:r>
          </w:p>
        </w:tc>
      </w:tr>
      <w:tr w:rsidR="00A135CA" w14:paraId="480C0F8C" w14:textId="77777777" w:rsidTr="000D3C45">
        <w:tc>
          <w:tcPr>
            <w:tcW w:w="3224" w:type="dxa"/>
            <w:shd w:val="clear" w:color="auto" w:fill="FFFFFF" w:themeFill="background1"/>
          </w:tcPr>
          <w:p w14:paraId="73E4892C" w14:textId="1951D280" w:rsidR="00A135CA" w:rsidRDefault="00A135CA" w:rsidP="000D3C45">
            <w:r>
              <w:t>Region</w:t>
            </w:r>
          </w:p>
        </w:tc>
        <w:tc>
          <w:tcPr>
            <w:tcW w:w="4678" w:type="dxa"/>
            <w:shd w:val="clear" w:color="auto" w:fill="FFFFFF" w:themeFill="background1"/>
          </w:tcPr>
          <w:p w14:paraId="216F5B3E" w14:textId="35AAE824" w:rsidR="00A135CA" w:rsidRDefault="00A135CA" w:rsidP="00CE45A0">
            <w:pPr>
              <w:keepNext/>
            </w:pPr>
            <w:r>
              <w:t>Schweiz</w:t>
            </w:r>
          </w:p>
        </w:tc>
      </w:tr>
    </w:tbl>
    <w:p w14:paraId="1F7BB776" w14:textId="5B3FEB74" w:rsidR="00BD0E51" w:rsidRPr="00BD0E51" w:rsidRDefault="00CE45A0" w:rsidP="00CE45A0">
      <w:pPr>
        <w:pStyle w:val="Beschriftung"/>
      </w:pPr>
      <w:r>
        <w:t xml:space="preserve">Tabelle </w:t>
      </w:r>
      <w:r w:rsidR="0034038F">
        <w:fldChar w:fldCharType="begin"/>
      </w:r>
      <w:r w:rsidR="0034038F">
        <w:instrText xml:space="preserve"> SEQ Tabelle \* ARABIC </w:instrText>
      </w:r>
      <w:r w:rsidR="0034038F">
        <w:fldChar w:fldCharType="separate"/>
      </w:r>
      <w:r w:rsidR="00E2796F">
        <w:rPr>
          <w:noProof/>
        </w:rPr>
        <w:t>17</w:t>
      </w:r>
      <w:r w:rsidR="0034038F">
        <w:rPr>
          <w:noProof/>
        </w:rPr>
        <w:fldChar w:fldCharType="end"/>
      </w:r>
      <w:r>
        <w:t>: Ressourcengruppen</w:t>
      </w:r>
    </w:p>
    <w:p w14:paraId="6F6E511C" w14:textId="77777777" w:rsidR="00350722" w:rsidRDefault="00350722" w:rsidP="001E1A2F"/>
    <w:p w14:paraId="596817B2" w14:textId="77777777" w:rsidR="00350722" w:rsidRDefault="00350722" w:rsidP="001E1A2F"/>
    <w:p w14:paraId="0A00EFF4" w14:textId="77777777" w:rsidR="00350722" w:rsidRPr="001E1A2F" w:rsidRDefault="00350722" w:rsidP="001E1A2F"/>
    <w:p w14:paraId="1EBF0241" w14:textId="73EBF37E" w:rsidR="00A24CEF" w:rsidRPr="00403C89" w:rsidRDefault="00722696" w:rsidP="005A0E59">
      <w:pPr>
        <w:pStyle w:val="berschrift9"/>
      </w:pPr>
      <w:r w:rsidRPr="00403C89">
        <w:t>SQL-Datenbank</w:t>
      </w:r>
    </w:p>
    <w:p w14:paraId="59588CCD" w14:textId="64600E8F" w:rsidR="00870EFF" w:rsidRDefault="00107CF8" w:rsidP="00870EFF">
      <w:r>
        <w:t>Hier wird beschrieben in welchem Umfeld die Datenbank</w:t>
      </w:r>
      <w:r w:rsidR="00B47533">
        <w:t xml:space="preserve"> erstellt werden soll</w:t>
      </w:r>
      <w:r w:rsidR="0033572B">
        <w:t>.</w:t>
      </w:r>
    </w:p>
    <w:p w14:paraId="6D916CAD" w14:textId="5A6E3AA1" w:rsidR="00870EFF" w:rsidRDefault="00CE45A0" w:rsidP="00CE45A0">
      <w:pPr>
        <w:pStyle w:val="berschrift9"/>
      </w:pPr>
      <w:r>
        <w:t xml:space="preserve">MySQL </w:t>
      </w:r>
      <w:r w:rsidR="009713B9" w:rsidRPr="00403C89">
        <w:t xml:space="preserve">Server </w:t>
      </w:r>
    </w:p>
    <w:p w14:paraId="12487497" w14:textId="34F65B38" w:rsidR="0008068B" w:rsidRPr="0008068B" w:rsidRDefault="0008068B" w:rsidP="0008068B">
      <w:r>
        <w:t>In nachfolgender Tabelle ist beschrieben, wie der MySQL-Server konfiguriert ist.</w:t>
      </w:r>
    </w:p>
    <w:tbl>
      <w:tblPr>
        <w:tblStyle w:val="Tabellenraster"/>
        <w:tblW w:w="0" w:type="auto"/>
        <w:tblLook w:val="04A0" w:firstRow="1" w:lastRow="0" w:firstColumn="1" w:lastColumn="0" w:noHBand="0" w:noVBand="1"/>
      </w:tblPr>
      <w:tblGrid>
        <w:gridCol w:w="3225"/>
        <w:gridCol w:w="5837"/>
      </w:tblGrid>
      <w:tr w:rsidR="00B47533" w14:paraId="4240AE71" w14:textId="77777777" w:rsidTr="0033572B">
        <w:tc>
          <w:tcPr>
            <w:tcW w:w="3225" w:type="dxa"/>
            <w:shd w:val="clear" w:color="auto" w:fill="8EAADB" w:themeFill="accent1" w:themeFillTint="99"/>
          </w:tcPr>
          <w:p w14:paraId="7C487E93" w14:textId="77777777" w:rsidR="00B47533" w:rsidRPr="00FE7C00" w:rsidRDefault="00B47533" w:rsidP="000D3C45">
            <w:pPr>
              <w:rPr>
                <w:b/>
                <w:bCs/>
              </w:rPr>
            </w:pPr>
            <w:r>
              <w:rPr>
                <w:b/>
                <w:bCs/>
              </w:rPr>
              <w:t>Bezeichnung</w:t>
            </w:r>
          </w:p>
        </w:tc>
        <w:tc>
          <w:tcPr>
            <w:tcW w:w="5837" w:type="dxa"/>
            <w:shd w:val="clear" w:color="auto" w:fill="8EAADB" w:themeFill="accent1" w:themeFillTint="99"/>
          </w:tcPr>
          <w:p w14:paraId="042CB5A2" w14:textId="77777777" w:rsidR="00B47533" w:rsidRPr="00FE7C00" w:rsidRDefault="00B47533" w:rsidP="000D3C45">
            <w:pPr>
              <w:rPr>
                <w:b/>
                <w:bCs/>
              </w:rPr>
            </w:pPr>
            <w:r>
              <w:rPr>
                <w:b/>
                <w:bCs/>
              </w:rPr>
              <w:t>Beschreibung</w:t>
            </w:r>
          </w:p>
        </w:tc>
      </w:tr>
      <w:tr w:rsidR="00BD7D48" w14:paraId="3268A8F4" w14:textId="77777777" w:rsidTr="00BD7D48">
        <w:tc>
          <w:tcPr>
            <w:tcW w:w="3225" w:type="dxa"/>
            <w:shd w:val="clear" w:color="auto" w:fill="FFFFFF" w:themeFill="background1"/>
          </w:tcPr>
          <w:p w14:paraId="77333C8D" w14:textId="3489D671" w:rsidR="00BD7D48" w:rsidRPr="00BD7D48" w:rsidRDefault="00BD7D48" w:rsidP="000D3C45">
            <w:r>
              <w:t>Icon</w:t>
            </w:r>
          </w:p>
        </w:tc>
        <w:tc>
          <w:tcPr>
            <w:tcW w:w="5837" w:type="dxa"/>
            <w:shd w:val="clear" w:color="auto" w:fill="FFFFFF" w:themeFill="background1"/>
          </w:tcPr>
          <w:p w14:paraId="03A6D5E7" w14:textId="778EA3EB" w:rsidR="00BD7D48" w:rsidRDefault="00BD7D48" w:rsidP="000D3C45">
            <w:pPr>
              <w:rPr>
                <w:b/>
                <w:bCs/>
              </w:rPr>
            </w:pPr>
            <w:r>
              <w:rPr>
                <w:noProof/>
              </w:rPr>
              <w:drawing>
                <wp:anchor distT="0" distB="0" distL="114300" distR="114300" simplePos="0" relativeHeight="251767808" behindDoc="0" locked="0" layoutInCell="1" allowOverlap="1" wp14:anchorId="36336B47" wp14:editId="4E657267">
                  <wp:simplePos x="0" y="0"/>
                  <wp:positionH relativeFrom="column">
                    <wp:posOffset>1270</wp:posOffset>
                  </wp:positionH>
                  <wp:positionV relativeFrom="paragraph">
                    <wp:posOffset>0</wp:posOffset>
                  </wp:positionV>
                  <wp:extent cx="1238250" cy="381000"/>
                  <wp:effectExtent l="0" t="0" r="0" b="0"/>
                  <wp:wrapSquare wrapText="bothSides"/>
                  <wp:docPr id="261" name="Grafik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238250" cy="381000"/>
                          </a:xfrm>
                          <a:prstGeom prst="rect">
                            <a:avLst/>
                          </a:prstGeom>
                        </pic:spPr>
                      </pic:pic>
                    </a:graphicData>
                  </a:graphic>
                </wp:anchor>
              </w:drawing>
            </w:r>
          </w:p>
        </w:tc>
      </w:tr>
      <w:tr w:rsidR="00B47533" w:rsidRPr="008B7BDF" w14:paraId="52C0A15D" w14:textId="77777777" w:rsidTr="0033572B">
        <w:tc>
          <w:tcPr>
            <w:tcW w:w="3225" w:type="dxa"/>
          </w:tcPr>
          <w:p w14:paraId="4670ED6E" w14:textId="33AC59CF" w:rsidR="00B47533" w:rsidRDefault="0033572B" w:rsidP="000D3C45">
            <w:r>
              <w:t>Ressourcengruppe</w:t>
            </w:r>
          </w:p>
        </w:tc>
        <w:tc>
          <w:tcPr>
            <w:tcW w:w="5837" w:type="dxa"/>
          </w:tcPr>
          <w:p w14:paraId="755180A1" w14:textId="1D6F5CF4" w:rsidR="00B47533" w:rsidRPr="008B7BDF" w:rsidRDefault="0033572B" w:rsidP="000D3C45">
            <w:r>
              <w:t>VIPA</w:t>
            </w:r>
          </w:p>
        </w:tc>
      </w:tr>
      <w:tr w:rsidR="0033572B" w:rsidRPr="008B7BDF" w14:paraId="5449AD75" w14:textId="77777777" w:rsidTr="0033572B">
        <w:tc>
          <w:tcPr>
            <w:tcW w:w="3225" w:type="dxa"/>
          </w:tcPr>
          <w:p w14:paraId="3414BD7C" w14:textId="3A505A70" w:rsidR="0033572B" w:rsidRDefault="0033572B" w:rsidP="0033572B">
            <w:r>
              <w:t>Servername</w:t>
            </w:r>
          </w:p>
        </w:tc>
        <w:tc>
          <w:tcPr>
            <w:tcW w:w="5837" w:type="dxa"/>
          </w:tcPr>
          <w:p w14:paraId="1AB6077B" w14:textId="079E82A6" w:rsidR="0033572B" w:rsidRDefault="0033572B" w:rsidP="0033572B">
            <w:r>
              <w:t>VIPASRV</w:t>
            </w:r>
          </w:p>
        </w:tc>
      </w:tr>
      <w:tr w:rsidR="0033572B" w14:paraId="4D0C78E2" w14:textId="77777777" w:rsidTr="0033572B">
        <w:tc>
          <w:tcPr>
            <w:tcW w:w="3225" w:type="dxa"/>
          </w:tcPr>
          <w:p w14:paraId="42FB56CF" w14:textId="54EC64C6" w:rsidR="0033572B" w:rsidRDefault="0033572B" w:rsidP="0033572B">
            <w:r>
              <w:t>Standort</w:t>
            </w:r>
          </w:p>
        </w:tc>
        <w:tc>
          <w:tcPr>
            <w:tcW w:w="5837" w:type="dxa"/>
          </w:tcPr>
          <w:p w14:paraId="3F3E1DDD" w14:textId="0C163514" w:rsidR="0033572B" w:rsidRDefault="0033572B" w:rsidP="0033572B">
            <w:r>
              <w:t>Schweiz</w:t>
            </w:r>
          </w:p>
        </w:tc>
      </w:tr>
      <w:tr w:rsidR="0033572B" w14:paraId="1EE24B00" w14:textId="77777777" w:rsidTr="0033572B">
        <w:tc>
          <w:tcPr>
            <w:tcW w:w="3225" w:type="dxa"/>
          </w:tcPr>
          <w:p w14:paraId="72864885" w14:textId="12434015" w:rsidR="0033572B" w:rsidRDefault="0033572B" w:rsidP="0033572B">
            <w:r>
              <w:t>Authentifizierungsmethode</w:t>
            </w:r>
          </w:p>
        </w:tc>
        <w:tc>
          <w:tcPr>
            <w:tcW w:w="5837" w:type="dxa"/>
          </w:tcPr>
          <w:p w14:paraId="24990F07" w14:textId="4971825F" w:rsidR="0033572B" w:rsidRDefault="0033572B" w:rsidP="0033572B">
            <w:r>
              <w:t xml:space="preserve">SQL-Authentifizierung </w:t>
            </w:r>
          </w:p>
        </w:tc>
      </w:tr>
      <w:tr w:rsidR="0033572B" w14:paraId="10F76396" w14:textId="77777777" w:rsidTr="0033572B">
        <w:tc>
          <w:tcPr>
            <w:tcW w:w="3225" w:type="dxa"/>
          </w:tcPr>
          <w:p w14:paraId="6A63EF1A" w14:textId="661D4C42" w:rsidR="0033572B" w:rsidRDefault="0033572B" w:rsidP="0033572B">
            <w:r>
              <w:lastRenderedPageBreak/>
              <w:t>Serveradministratoranmeldung</w:t>
            </w:r>
          </w:p>
        </w:tc>
        <w:tc>
          <w:tcPr>
            <w:tcW w:w="5837" w:type="dxa"/>
          </w:tcPr>
          <w:p w14:paraId="16D8A9D1" w14:textId="7E87D632" w:rsidR="0033572B" w:rsidRDefault="0033572B" w:rsidP="0033572B">
            <w:pPr>
              <w:keepNext/>
            </w:pPr>
            <w:proofErr w:type="spellStart"/>
            <w:r>
              <w:t>scmi</w:t>
            </w:r>
            <w:proofErr w:type="spellEnd"/>
          </w:p>
        </w:tc>
      </w:tr>
      <w:tr w:rsidR="0033572B" w14:paraId="780D7DFB" w14:textId="77777777" w:rsidTr="0033572B">
        <w:tc>
          <w:tcPr>
            <w:tcW w:w="3225" w:type="dxa"/>
          </w:tcPr>
          <w:p w14:paraId="29C06009" w14:textId="10A3D325" w:rsidR="0033572B" w:rsidRDefault="0033572B" w:rsidP="0033572B">
            <w:r>
              <w:t>Kennwort</w:t>
            </w:r>
          </w:p>
        </w:tc>
        <w:tc>
          <w:tcPr>
            <w:tcW w:w="5837" w:type="dxa"/>
          </w:tcPr>
          <w:p w14:paraId="54310805" w14:textId="1F769382" w:rsidR="0033572B" w:rsidRPr="002A06E3" w:rsidRDefault="0033572B" w:rsidP="00615706">
            <w:pPr>
              <w:keepNext/>
              <w:rPr>
                <w:i/>
                <w:iCs/>
              </w:rPr>
            </w:pPr>
            <w:r w:rsidRPr="002A06E3">
              <w:rPr>
                <w:i/>
                <w:iCs/>
              </w:rPr>
              <w:t>geheim</w:t>
            </w:r>
          </w:p>
        </w:tc>
      </w:tr>
    </w:tbl>
    <w:p w14:paraId="2510B757" w14:textId="26E27062" w:rsidR="00107CF8" w:rsidRPr="00107CF8" w:rsidRDefault="00615706" w:rsidP="00615706">
      <w:pPr>
        <w:pStyle w:val="Beschriftung"/>
      </w:pPr>
      <w:r>
        <w:t xml:space="preserve">Tabelle </w:t>
      </w:r>
      <w:r w:rsidR="0034038F">
        <w:fldChar w:fldCharType="begin"/>
      </w:r>
      <w:r w:rsidR="0034038F">
        <w:instrText xml:space="preserve"> SEQ Tabelle \* ARABIC </w:instrText>
      </w:r>
      <w:r w:rsidR="0034038F">
        <w:fldChar w:fldCharType="separate"/>
      </w:r>
      <w:r w:rsidR="00E2796F">
        <w:rPr>
          <w:noProof/>
        </w:rPr>
        <w:t>18</w:t>
      </w:r>
      <w:r w:rsidR="0034038F">
        <w:rPr>
          <w:noProof/>
        </w:rPr>
        <w:fldChar w:fldCharType="end"/>
      </w:r>
      <w:r>
        <w:t>: MySQL Server</w:t>
      </w:r>
    </w:p>
    <w:p w14:paraId="3ACB5C22" w14:textId="77777777" w:rsidR="009713B9" w:rsidRDefault="009713B9" w:rsidP="00870EFF"/>
    <w:p w14:paraId="078198FD" w14:textId="16DE5AC7" w:rsidR="009713B9" w:rsidRDefault="009713B9" w:rsidP="005A0E59">
      <w:pPr>
        <w:pStyle w:val="berschrift9"/>
      </w:pPr>
      <w:r w:rsidRPr="00403C89">
        <w:t>Datenbank</w:t>
      </w:r>
    </w:p>
    <w:p w14:paraId="1D5B3252" w14:textId="6A58EEF6" w:rsidR="00EE369D" w:rsidRPr="00EE369D" w:rsidRDefault="00EE369D" w:rsidP="00EE369D">
      <w:r>
        <w:t>In nachfolgender Tabelle ist beschrieben, wie</w:t>
      </w:r>
      <w:r w:rsidR="00D375D1">
        <w:t xml:space="preserve"> die</w:t>
      </w:r>
      <w:r>
        <w:t xml:space="preserve"> Datenbank konfiguriert ist.</w:t>
      </w:r>
    </w:p>
    <w:tbl>
      <w:tblPr>
        <w:tblStyle w:val="Tabellenraster"/>
        <w:tblW w:w="0" w:type="auto"/>
        <w:tblLook w:val="04A0" w:firstRow="1" w:lastRow="0" w:firstColumn="1" w:lastColumn="0" w:noHBand="0" w:noVBand="1"/>
      </w:tblPr>
      <w:tblGrid>
        <w:gridCol w:w="2075"/>
        <w:gridCol w:w="6987"/>
      </w:tblGrid>
      <w:tr w:rsidR="00841A78" w14:paraId="1CEBDB89" w14:textId="77777777" w:rsidTr="000D3C45">
        <w:tc>
          <w:tcPr>
            <w:tcW w:w="1585" w:type="dxa"/>
            <w:shd w:val="clear" w:color="auto" w:fill="8EAADB" w:themeFill="accent1" w:themeFillTint="99"/>
          </w:tcPr>
          <w:p w14:paraId="6FCFB91A" w14:textId="77777777" w:rsidR="00841A78" w:rsidRPr="00FE7C00" w:rsidRDefault="00841A78" w:rsidP="000D3C45">
            <w:pPr>
              <w:rPr>
                <w:b/>
                <w:bCs/>
              </w:rPr>
            </w:pPr>
            <w:r>
              <w:rPr>
                <w:b/>
                <w:bCs/>
              </w:rPr>
              <w:t>Bezeichnung</w:t>
            </w:r>
          </w:p>
        </w:tc>
        <w:tc>
          <w:tcPr>
            <w:tcW w:w="7477" w:type="dxa"/>
            <w:shd w:val="clear" w:color="auto" w:fill="8EAADB" w:themeFill="accent1" w:themeFillTint="99"/>
          </w:tcPr>
          <w:p w14:paraId="0EFD0D17" w14:textId="77777777" w:rsidR="00841A78" w:rsidRPr="00FE7C00" w:rsidRDefault="00841A78" w:rsidP="000D3C45">
            <w:pPr>
              <w:rPr>
                <w:b/>
                <w:bCs/>
              </w:rPr>
            </w:pPr>
            <w:r>
              <w:rPr>
                <w:b/>
                <w:bCs/>
              </w:rPr>
              <w:t>Beschreibung</w:t>
            </w:r>
          </w:p>
        </w:tc>
      </w:tr>
      <w:tr w:rsidR="00BD7D48" w14:paraId="60C4D765" w14:textId="77777777" w:rsidTr="00BD7D48">
        <w:trPr>
          <w:trHeight w:val="164"/>
        </w:trPr>
        <w:tc>
          <w:tcPr>
            <w:tcW w:w="1585" w:type="dxa"/>
            <w:shd w:val="clear" w:color="auto" w:fill="FFFFFF" w:themeFill="background1"/>
          </w:tcPr>
          <w:p w14:paraId="2CFFECA5" w14:textId="4BDA5CED" w:rsidR="00BD7D48" w:rsidRPr="00BD7D48" w:rsidRDefault="00BD7D48" w:rsidP="000D3C45">
            <w:r>
              <w:t>Icon</w:t>
            </w:r>
          </w:p>
        </w:tc>
        <w:tc>
          <w:tcPr>
            <w:tcW w:w="7477" w:type="dxa"/>
            <w:shd w:val="clear" w:color="auto" w:fill="FFFFFF" w:themeFill="background1"/>
          </w:tcPr>
          <w:p w14:paraId="654B4C11" w14:textId="05E2D564" w:rsidR="00715D04" w:rsidRDefault="00715D04" w:rsidP="000D3C45">
            <w:pPr>
              <w:rPr>
                <w:b/>
                <w:bCs/>
              </w:rPr>
            </w:pPr>
            <w:r>
              <w:rPr>
                <w:noProof/>
              </w:rPr>
              <w:drawing>
                <wp:anchor distT="0" distB="0" distL="114300" distR="114300" simplePos="0" relativeHeight="251779072" behindDoc="0" locked="0" layoutInCell="1" allowOverlap="1" wp14:anchorId="3CB61894" wp14:editId="403278A4">
                  <wp:simplePos x="0" y="0"/>
                  <wp:positionH relativeFrom="column">
                    <wp:posOffset>-3175</wp:posOffset>
                  </wp:positionH>
                  <wp:positionV relativeFrom="paragraph">
                    <wp:posOffset>0</wp:posOffset>
                  </wp:positionV>
                  <wp:extent cx="873760" cy="868045"/>
                  <wp:effectExtent l="0" t="0" r="2540" b="8255"/>
                  <wp:wrapSquare wrapText="bothSides"/>
                  <wp:docPr id="262" name="Grafik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873760" cy="868045"/>
                          </a:xfrm>
                          <a:prstGeom prst="rect">
                            <a:avLst/>
                          </a:prstGeom>
                        </pic:spPr>
                      </pic:pic>
                    </a:graphicData>
                  </a:graphic>
                </wp:anchor>
              </w:drawing>
            </w:r>
          </w:p>
          <w:p w14:paraId="71262E23" w14:textId="64FAD5A4" w:rsidR="00BD7D48" w:rsidRDefault="00BD7D48" w:rsidP="000D3C45">
            <w:pPr>
              <w:rPr>
                <w:b/>
                <w:bCs/>
              </w:rPr>
            </w:pPr>
          </w:p>
        </w:tc>
      </w:tr>
      <w:tr w:rsidR="00841A78" w:rsidRPr="008B7BDF" w14:paraId="415034D7" w14:textId="77777777" w:rsidTr="000D3C45">
        <w:tc>
          <w:tcPr>
            <w:tcW w:w="1585" w:type="dxa"/>
          </w:tcPr>
          <w:p w14:paraId="1F51E8BE" w14:textId="113A3FEE" w:rsidR="00841A78" w:rsidRDefault="00880A7A" w:rsidP="000D3C45">
            <w:r>
              <w:t>Ressourcengruppe</w:t>
            </w:r>
          </w:p>
        </w:tc>
        <w:tc>
          <w:tcPr>
            <w:tcW w:w="7477" w:type="dxa"/>
          </w:tcPr>
          <w:p w14:paraId="245A8FED" w14:textId="603A66CD" w:rsidR="00841A78" w:rsidRPr="008B7BDF" w:rsidRDefault="00880A7A" w:rsidP="000D3C45">
            <w:r>
              <w:t>VIPA</w:t>
            </w:r>
          </w:p>
        </w:tc>
      </w:tr>
      <w:tr w:rsidR="00880A7A" w:rsidRPr="008B7BDF" w14:paraId="6B615BAB" w14:textId="77777777" w:rsidTr="000D3C45">
        <w:tc>
          <w:tcPr>
            <w:tcW w:w="1585" w:type="dxa"/>
          </w:tcPr>
          <w:p w14:paraId="29F8864B" w14:textId="62A13F6B" w:rsidR="00880A7A" w:rsidRDefault="00880A7A" w:rsidP="00880A7A">
            <w:r>
              <w:t>Datenbankname</w:t>
            </w:r>
          </w:p>
        </w:tc>
        <w:tc>
          <w:tcPr>
            <w:tcW w:w="7477" w:type="dxa"/>
          </w:tcPr>
          <w:p w14:paraId="3E44AB03" w14:textId="5F0AC436" w:rsidR="00880A7A" w:rsidRDefault="00880A7A" w:rsidP="00880A7A">
            <w:proofErr w:type="spellStart"/>
            <w:r>
              <w:t>vIPAWebAppDB</w:t>
            </w:r>
            <w:proofErr w:type="spellEnd"/>
          </w:p>
        </w:tc>
      </w:tr>
      <w:tr w:rsidR="00880A7A" w14:paraId="7D00D43F" w14:textId="77777777" w:rsidTr="000D3C45">
        <w:tc>
          <w:tcPr>
            <w:tcW w:w="1585" w:type="dxa"/>
          </w:tcPr>
          <w:p w14:paraId="3D07E95B" w14:textId="3D7550FA" w:rsidR="00880A7A" w:rsidRDefault="00880A7A" w:rsidP="00880A7A">
            <w:r>
              <w:t>Server</w:t>
            </w:r>
          </w:p>
        </w:tc>
        <w:tc>
          <w:tcPr>
            <w:tcW w:w="7477" w:type="dxa"/>
          </w:tcPr>
          <w:p w14:paraId="73902C4F" w14:textId="3BED2A5F" w:rsidR="00880A7A" w:rsidRDefault="00880A7A" w:rsidP="00880A7A">
            <w:r>
              <w:t>VIPASRV</w:t>
            </w:r>
          </w:p>
        </w:tc>
      </w:tr>
      <w:tr w:rsidR="00880A7A" w14:paraId="3E01BF86" w14:textId="77777777" w:rsidTr="000D3C45">
        <w:tc>
          <w:tcPr>
            <w:tcW w:w="1585" w:type="dxa"/>
          </w:tcPr>
          <w:p w14:paraId="23DB7757" w14:textId="3DBDEA4C" w:rsidR="00880A7A" w:rsidRDefault="00880A7A" w:rsidP="00880A7A">
            <w:r>
              <w:t>Datenquelle</w:t>
            </w:r>
          </w:p>
        </w:tc>
        <w:tc>
          <w:tcPr>
            <w:tcW w:w="7477" w:type="dxa"/>
          </w:tcPr>
          <w:p w14:paraId="357E0139" w14:textId="214FA11C" w:rsidR="00880A7A" w:rsidRDefault="00880A7A" w:rsidP="00880A7A">
            <w:r>
              <w:t xml:space="preserve">Keine </w:t>
            </w:r>
          </w:p>
        </w:tc>
      </w:tr>
      <w:tr w:rsidR="00880A7A" w14:paraId="28C2EDDD" w14:textId="77777777" w:rsidTr="000D3C45">
        <w:tc>
          <w:tcPr>
            <w:tcW w:w="1585" w:type="dxa"/>
          </w:tcPr>
          <w:p w14:paraId="641D4D05" w14:textId="03FA62BE" w:rsidR="00880A7A" w:rsidRDefault="00880A7A" w:rsidP="00880A7A">
            <w:r>
              <w:t>Zugriff</w:t>
            </w:r>
          </w:p>
        </w:tc>
        <w:tc>
          <w:tcPr>
            <w:tcW w:w="7477" w:type="dxa"/>
          </w:tcPr>
          <w:p w14:paraId="5320B4BF" w14:textId="5EE87DE3" w:rsidR="00880A7A" w:rsidRDefault="00880A7A" w:rsidP="00F82E0D">
            <w:pPr>
              <w:keepNext/>
            </w:pPr>
            <w:r>
              <w:t>Andere Azure-Dienste und Ressourcen / Privater Endpunkt</w:t>
            </w:r>
          </w:p>
        </w:tc>
      </w:tr>
    </w:tbl>
    <w:p w14:paraId="3C359CDE" w14:textId="3CE8DDEB" w:rsidR="00841A78" w:rsidRPr="00841A78" w:rsidRDefault="00F82E0D" w:rsidP="00F82E0D">
      <w:pPr>
        <w:pStyle w:val="Beschriftung"/>
      </w:pPr>
      <w:r>
        <w:t xml:space="preserve">Tabelle </w:t>
      </w:r>
      <w:r w:rsidR="0034038F">
        <w:fldChar w:fldCharType="begin"/>
      </w:r>
      <w:r w:rsidR="0034038F">
        <w:instrText xml:space="preserve"> SEQ Tabelle \* ARABIC </w:instrText>
      </w:r>
      <w:r w:rsidR="0034038F">
        <w:fldChar w:fldCharType="separate"/>
      </w:r>
      <w:r w:rsidR="00E2796F">
        <w:rPr>
          <w:noProof/>
        </w:rPr>
        <w:t>19</w:t>
      </w:r>
      <w:r w:rsidR="0034038F">
        <w:rPr>
          <w:noProof/>
        </w:rPr>
        <w:fldChar w:fldCharType="end"/>
      </w:r>
      <w:r>
        <w:t>: Datenbank</w:t>
      </w:r>
    </w:p>
    <w:p w14:paraId="2F3109B7" w14:textId="1B9499A9" w:rsidR="0080670B" w:rsidRDefault="00271180" w:rsidP="00722696">
      <w:pPr>
        <w:pStyle w:val="berschrift9"/>
      </w:pPr>
      <w:r>
        <w:t>Firewall</w:t>
      </w:r>
      <w:r w:rsidR="000001CF">
        <w:t xml:space="preserve"> </w:t>
      </w:r>
      <w:r w:rsidR="005F68D1">
        <w:t>Manger</w:t>
      </w:r>
    </w:p>
    <w:p w14:paraId="5C227D6E" w14:textId="6A90CAAD" w:rsidR="00BD7D48" w:rsidRPr="00BD7D48" w:rsidRDefault="00BD7D48" w:rsidP="00BD7D48">
      <w:r>
        <w:t xml:space="preserve">In </w:t>
      </w:r>
      <w:r w:rsidR="00D01B1A">
        <w:t xml:space="preserve">nachfolgender Tabelle </w:t>
      </w:r>
      <w:r w:rsidR="00D375D1">
        <w:t>ist beschrieben, wie die Datenbank konfiguriert ist</w:t>
      </w:r>
    </w:p>
    <w:tbl>
      <w:tblPr>
        <w:tblStyle w:val="Tabellenraster"/>
        <w:tblW w:w="0" w:type="auto"/>
        <w:tblLook w:val="04A0" w:firstRow="1" w:lastRow="0" w:firstColumn="1" w:lastColumn="0" w:noHBand="0" w:noVBand="1"/>
      </w:tblPr>
      <w:tblGrid>
        <w:gridCol w:w="2185"/>
        <w:gridCol w:w="6877"/>
      </w:tblGrid>
      <w:tr w:rsidR="001156DA" w14:paraId="0302FB38" w14:textId="77777777" w:rsidTr="000D3C45">
        <w:tc>
          <w:tcPr>
            <w:tcW w:w="1585" w:type="dxa"/>
            <w:shd w:val="clear" w:color="auto" w:fill="8EAADB" w:themeFill="accent1" w:themeFillTint="99"/>
          </w:tcPr>
          <w:p w14:paraId="3E38354F" w14:textId="77777777" w:rsidR="001156DA" w:rsidRPr="00FE7C00" w:rsidRDefault="001156DA" w:rsidP="000D3C45">
            <w:pPr>
              <w:rPr>
                <w:b/>
                <w:bCs/>
              </w:rPr>
            </w:pPr>
            <w:r>
              <w:rPr>
                <w:b/>
                <w:bCs/>
              </w:rPr>
              <w:t>Bezeichnung</w:t>
            </w:r>
          </w:p>
        </w:tc>
        <w:tc>
          <w:tcPr>
            <w:tcW w:w="7477" w:type="dxa"/>
            <w:shd w:val="clear" w:color="auto" w:fill="8EAADB" w:themeFill="accent1" w:themeFillTint="99"/>
          </w:tcPr>
          <w:p w14:paraId="0D61FBBB" w14:textId="77777777" w:rsidR="001156DA" w:rsidRPr="00FE7C00" w:rsidRDefault="001156DA" w:rsidP="000D3C45">
            <w:pPr>
              <w:rPr>
                <w:b/>
                <w:bCs/>
              </w:rPr>
            </w:pPr>
            <w:r>
              <w:rPr>
                <w:b/>
                <w:bCs/>
              </w:rPr>
              <w:t>Beschreibung</w:t>
            </w:r>
          </w:p>
        </w:tc>
      </w:tr>
      <w:tr w:rsidR="003032D7" w14:paraId="51F594A0" w14:textId="77777777" w:rsidTr="00743502">
        <w:tc>
          <w:tcPr>
            <w:tcW w:w="1585" w:type="dxa"/>
            <w:shd w:val="clear" w:color="auto" w:fill="FFFFFF" w:themeFill="background1"/>
          </w:tcPr>
          <w:p w14:paraId="03C1A2E9" w14:textId="087B0AC6" w:rsidR="003032D7" w:rsidRPr="00743502" w:rsidRDefault="00743502" w:rsidP="000D3C45">
            <w:r>
              <w:t>Icon</w:t>
            </w:r>
          </w:p>
        </w:tc>
        <w:tc>
          <w:tcPr>
            <w:tcW w:w="7477" w:type="dxa"/>
            <w:shd w:val="clear" w:color="auto" w:fill="FFFFFF" w:themeFill="background1"/>
          </w:tcPr>
          <w:p w14:paraId="369374D3" w14:textId="7358F93C" w:rsidR="003032D7" w:rsidRDefault="00743502" w:rsidP="000D3C45">
            <w:pPr>
              <w:rPr>
                <w:b/>
                <w:bCs/>
              </w:rPr>
            </w:pPr>
            <w:r>
              <w:rPr>
                <w:noProof/>
              </w:rPr>
              <w:drawing>
                <wp:anchor distT="0" distB="0" distL="114300" distR="114300" simplePos="0" relativeHeight="251770880" behindDoc="0" locked="0" layoutInCell="1" allowOverlap="1" wp14:anchorId="375E728D" wp14:editId="5FF399E6">
                  <wp:simplePos x="0" y="0"/>
                  <wp:positionH relativeFrom="column">
                    <wp:posOffset>1092200</wp:posOffset>
                  </wp:positionH>
                  <wp:positionV relativeFrom="paragraph">
                    <wp:posOffset>76200</wp:posOffset>
                  </wp:positionV>
                  <wp:extent cx="642620" cy="786130"/>
                  <wp:effectExtent l="0" t="0" r="5080" b="0"/>
                  <wp:wrapSquare wrapText="bothSides"/>
                  <wp:docPr id="263" name="Grafik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2620" cy="786130"/>
                          </a:xfrm>
                          <a:prstGeom prst="rect">
                            <a:avLst/>
                          </a:prstGeom>
                        </pic:spPr>
                      </pic:pic>
                    </a:graphicData>
                  </a:graphic>
                  <wp14:sizeRelH relativeFrom="margin">
                    <wp14:pctWidth>0</wp14:pctWidth>
                  </wp14:sizeRelH>
                  <wp14:sizeRelV relativeFrom="margin">
                    <wp14:pctHeight>0</wp14:pctHeight>
                  </wp14:sizeRelV>
                </wp:anchor>
              </w:drawing>
            </w:r>
          </w:p>
        </w:tc>
      </w:tr>
      <w:tr w:rsidR="001156DA" w:rsidRPr="008B7BDF" w14:paraId="612B878C" w14:textId="77777777" w:rsidTr="000D3C45">
        <w:tc>
          <w:tcPr>
            <w:tcW w:w="1585" w:type="dxa"/>
          </w:tcPr>
          <w:p w14:paraId="246C555C" w14:textId="180E4C18" w:rsidR="001156DA" w:rsidRDefault="00880A7A" w:rsidP="000D3C45">
            <w:r>
              <w:t>Ressourcengruppe</w:t>
            </w:r>
          </w:p>
        </w:tc>
        <w:tc>
          <w:tcPr>
            <w:tcW w:w="7477" w:type="dxa"/>
          </w:tcPr>
          <w:p w14:paraId="6B135EDF" w14:textId="06292814" w:rsidR="001156DA" w:rsidRPr="008B7BDF" w:rsidRDefault="002A5FDD" w:rsidP="000D3C45">
            <w:r>
              <w:t>VIPA</w:t>
            </w:r>
          </w:p>
        </w:tc>
      </w:tr>
      <w:tr w:rsidR="001156DA" w14:paraId="3CE7734D" w14:textId="77777777" w:rsidTr="000D3C45">
        <w:tc>
          <w:tcPr>
            <w:tcW w:w="1585" w:type="dxa"/>
          </w:tcPr>
          <w:p w14:paraId="5DFBED7C" w14:textId="3A7FA417" w:rsidR="001156DA" w:rsidRDefault="00B9287D" w:rsidP="000D3C45">
            <w:r>
              <w:t>Name</w:t>
            </w:r>
          </w:p>
        </w:tc>
        <w:tc>
          <w:tcPr>
            <w:tcW w:w="7477" w:type="dxa"/>
          </w:tcPr>
          <w:p w14:paraId="24D28FE8" w14:textId="2B8E164A" w:rsidR="001156DA" w:rsidRDefault="003F47A5" w:rsidP="000D3C45">
            <w:r>
              <w:t>VIPAFW</w:t>
            </w:r>
          </w:p>
        </w:tc>
      </w:tr>
      <w:tr w:rsidR="001156DA" w14:paraId="5FFB9881" w14:textId="77777777" w:rsidTr="000D3C45">
        <w:tc>
          <w:tcPr>
            <w:tcW w:w="1585" w:type="dxa"/>
          </w:tcPr>
          <w:p w14:paraId="163F1768" w14:textId="190AAD5B" w:rsidR="001156DA" w:rsidRDefault="00A72B87" w:rsidP="000D3C45">
            <w:r>
              <w:t>Name des Virtuellen Netzwerks</w:t>
            </w:r>
          </w:p>
        </w:tc>
        <w:tc>
          <w:tcPr>
            <w:tcW w:w="7477" w:type="dxa"/>
          </w:tcPr>
          <w:p w14:paraId="0D71C0BC" w14:textId="3F1BADF9" w:rsidR="001156DA" w:rsidRDefault="008516CF" w:rsidP="000D3C45">
            <w:r>
              <w:t>VIPA</w:t>
            </w:r>
            <w:r w:rsidR="003834C2">
              <w:t>V</w:t>
            </w:r>
            <w:r>
              <w:t>NW</w:t>
            </w:r>
          </w:p>
        </w:tc>
      </w:tr>
      <w:tr w:rsidR="001156DA" w14:paraId="0331A6CE" w14:textId="77777777" w:rsidTr="000D3C45">
        <w:tc>
          <w:tcPr>
            <w:tcW w:w="1585" w:type="dxa"/>
          </w:tcPr>
          <w:p w14:paraId="52166D25" w14:textId="206051EA" w:rsidR="001156DA" w:rsidRDefault="008516CF" w:rsidP="000D3C45">
            <w:r>
              <w:t>Subnetzadressraum</w:t>
            </w:r>
          </w:p>
        </w:tc>
        <w:tc>
          <w:tcPr>
            <w:tcW w:w="7477" w:type="dxa"/>
          </w:tcPr>
          <w:p w14:paraId="41660DF1" w14:textId="0AD82370" w:rsidR="001156DA" w:rsidRDefault="00675CFF" w:rsidP="000D3C45">
            <w:pPr>
              <w:keepNext/>
            </w:pPr>
            <w:r>
              <w:t>10.10.10.0/26</w:t>
            </w:r>
          </w:p>
        </w:tc>
      </w:tr>
      <w:tr w:rsidR="00675CFF" w14:paraId="6A0C4ED1" w14:textId="77777777" w:rsidTr="000D3C45">
        <w:tc>
          <w:tcPr>
            <w:tcW w:w="1585" w:type="dxa"/>
          </w:tcPr>
          <w:p w14:paraId="721DECEC" w14:textId="072EEFAF" w:rsidR="00675CFF" w:rsidRDefault="00535BE1" w:rsidP="000D3C45">
            <w:r>
              <w:t xml:space="preserve">Zugriff </w:t>
            </w:r>
            <w:r w:rsidR="00C97396">
              <w:t>gewähren von</w:t>
            </w:r>
          </w:p>
        </w:tc>
        <w:tc>
          <w:tcPr>
            <w:tcW w:w="7477" w:type="dxa"/>
          </w:tcPr>
          <w:p w14:paraId="0116FD9E" w14:textId="62669DC8" w:rsidR="00675CFF" w:rsidRDefault="00C97396" w:rsidP="00F82E0D">
            <w:pPr>
              <w:keepNext/>
            </w:pPr>
            <w:r>
              <w:t xml:space="preserve">Ressourcengruppe </w:t>
            </w:r>
            <w:proofErr w:type="spellStart"/>
            <w:r>
              <w:t>VorIPA</w:t>
            </w:r>
            <w:proofErr w:type="spellEnd"/>
          </w:p>
        </w:tc>
      </w:tr>
    </w:tbl>
    <w:p w14:paraId="1997975B" w14:textId="623DF9FD" w:rsidR="00271180" w:rsidRPr="00271180" w:rsidRDefault="00F82E0D" w:rsidP="00F82E0D">
      <w:pPr>
        <w:pStyle w:val="Beschriftung"/>
      </w:pPr>
      <w:r>
        <w:t xml:space="preserve">Tabelle </w:t>
      </w:r>
      <w:r w:rsidR="0034038F">
        <w:fldChar w:fldCharType="begin"/>
      </w:r>
      <w:r w:rsidR="0034038F">
        <w:instrText xml:space="preserve"> SEQ Tabelle \* ARABIC </w:instrText>
      </w:r>
      <w:r w:rsidR="0034038F">
        <w:fldChar w:fldCharType="separate"/>
      </w:r>
      <w:r w:rsidR="00E2796F">
        <w:rPr>
          <w:noProof/>
        </w:rPr>
        <w:t>20</w:t>
      </w:r>
      <w:r w:rsidR="0034038F">
        <w:rPr>
          <w:noProof/>
        </w:rPr>
        <w:fldChar w:fldCharType="end"/>
      </w:r>
      <w:r>
        <w:t>: Firewall Manager</w:t>
      </w:r>
    </w:p>
    <w:p w14:paraId="4D3300B9" w14:textId="77777777" w:rsidR="001247CA" w:rsidRPr="001247CA" w:rsidRDefault="001247CA" w:rsidP="00D86B49">
      <w:pPr>
        <w:pStyle w:val="berschrift2"/>
        <w:numPr>
          <w:ilvl w:val="0"/>
          <w:numId w:val="0"/>
        </w:numPr>
        <w:ind w:left="792"/>
      </w:pPr>
    </w:p>
    <w:p w14:paraId="4135150E" w14:textId="60303E22" w:rsidR="004D15D2" w:rsidRDefault="004D15D2" w:rsidP="004D15D2"/>
    <w:p w14:paraId="189FC07B" w14:textId="77777777" w:rsidR="00F82E0D" w:rsidRDefault="00F82E0D" w:rsidP="004D15D2"/>
    <w:p w14:paraId="1CBE37FF" w14:textId="77777777" w:rsidR="00F82E0D" w:rsidRDefault="00F82E0D" w:rsidP="004D15D2"/>
    <w:p w14:paraId="179334EE" w14:textId="77777777" w:rsidR="00F82E0D" w:rsidRDefault="00F82E0D" w:rsidP="004D15D2"/>
    <w:p w14:paraId="51C56189" w14:textId="4D24926D" w:rsidR="007E7A76" w:rsidRDefault="007E7A76" w:rsidP="00521762">
      <w:pPr>
        <w:pStyle w:val="berschrift9"/>
      </w:pPr>
      <w:r>
        <w:t>Containerre</w:t>
      </w:r>
      <w:r w:rsidR="003D2EA9">
        <w:t>gistrierung</w:t>
      </w:r>
    </w:p>
    <w:tbl>
      <w:tblPr>
        <w:tblStyle w:val="Tabellenraster"/>
        <w:tblW w:w="0" w:type="auto"/>
        <w:tblLook w:val="04A0" w:firstRow="1" w:lastRow="0" w:firstColumn="1" w:lastColumn="0" w:noHBand="0" w:noVBand="1"/>
      </w:tblPr>
      <w:tblGrid>
        <w:gridCol w:w="2283"/>
        <w:gridCol w:w="6779"/>
      </w:tblGrid>
      <w:tr w:rsidR="007E7A76" w14:paraId="45B4164F" w14:textId="77777777" w:rsidTr="002D711F">
        <w:tc>
          <w:tcPr>
            <w:tcW w:w="2283" w:type="dxa"/>
            <w:shd w:val="clear" w:color="auto" w:fill="8EAADB" w:themeFill="accent1" w:themeFillTint="99"/>
          </w:tcPr>
          <w:p w14:paraId="1C3B9C97" w14:textId="77777777" w:rsidR="007E7A76" w:rsidRPr="00FE7C00" w:rsidRDefault="007E7A76" w:rsidP="000D3C45">
            <w:pPr>
              <w:rPr>
                <w:b/>
                <w:bCs/>
              </w:rPr>
            </w:pPr>
            <w:r>
              <w:rPr>
                <w:b/>
                <w:bCs/>
              </w:rPr>
              <w:t>Bezeichnung</w:t>
            </w:r>
          </w:p>
        </w:tc>
        <w:tc>
          <w:tcPr>
            <w:tcW w:w="6779" w:type="dxa"/>
            <w:shd w:val="clear" w:color="auto" w:fill="8EAADB" w:themeFill="accent1" w:themeFillTint="99"/>
          </w:tcPr>
          <w:p w14:paraId="35F2FBD6" w14:textId="77777777" w:rsidR="007E7A76" w:rsidRPr="00FE7C00" w:rsidRDefault="007E7A76" w:rsidP="000D3C45">
            <w:pPr>
              <w:rPr>
                <w:b/>
                <w:bCs/>
              </w:rPr>
            </w:pPr>
            <w:r>
              <w:rPr>
                <w:b/>
                <w:bCs/>
              </w:rPr>
              <w:t>Beschreibung</w:t>
            </w:r>
          </w:p>
        </w:tc>
      </w:tr>
      <w:tr w:rsidR="0031106C" w14:paraId="011A6F8D" w14:textId="77777777" w:rsidTr="0031106C">
        <w:tc>
          <w:tcPr>
            <w:tcW w:w="2283" w:type="dxa"/>
            <w:shd w:val="clear" w:color="auto" w:fill="FFFFFF" w:themeFill="background1"/>
          </w:tcPr>
          <w:p w14:paraId="78F6CD5A" w14:textId="32543E56" w:rsidR="0031106C" w:rsidRPr="009F72E0" w:rsidRDefault="009F72E0" w:rsidP="000D3C45">
            <w:r>
              <w:t>Icon</w:t>
            </w:r>
          </w:p>
        </w:tc>
        <w:tc>
          <w:tcPr>
            <w:tcW w:w="6779" w:type="dxa"/>
            <w:shd w:val="clear" w:color="auto" w:fill="FFFFFF" w:themeFill="background1"/>
          </w:tcPr>
          <w:p w14:paraId="2F30E052" w14:textId="6F655178" w:rsidR="0031106C" w:rsidRDefault="0073316F" w:rsidP="000D3C45">
            <w:pPr>
              <w:rPr>
                <w:b/>
                <w:bCs/>
              </w:rPr>
            </w:pPr>
            <w:r>
              <w:rPr>
                <w:noProof/>
              </w:rPr>
              <w:drawing>
                <wp:inline distT="0" distB="0" distL="0" distR="0" wp14:anchorId="1CF3643A" wp14:editId="4F0005A8">
                  <wp:extent cx="808355" cy="835660"/>
                  <wp:effectExtent l="0" t="0" r="0" b="2540"/>
                  <wp:docPr id="265" name="Grafik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808355" cy="835660"/>
                          </a:xfrm>
                          <a:prstGeom prst="rect">
                            <a:avLst/>
                          </a:prstGeom>
                        </pic:spPr>
                      </pic:pic>
                    </a:graphicData>
                  </a:graphic>
                </wp:inline>
              </w:drawing>
            </w:r>
          </w:p>
        </w:tc>
      </w:tr>
      <w:tr w:rsidR="007E7A76" w:rsidRPr="008B7BDF" w14:paraId="10474CF5" w14:textId="77777777" w:rsidTr="002D711F">
        <w:tc>
          <w:tcPr>
            <w:tcW w:w="2283" w:type="dxa"/>
          </w:tcPr>
          <w:p w14:paraId="28C8BF2D" w14:textId="77777777" w:rsidR="007E7A76" w:rsidRDefault="007E7A76" w:rsidP="000D3C45">
            <w:r>
              <w:t>Ressourcengruppe</w:t>
            </w:r>
          </w:p>
        </w:tc>
        <w:tc>
          <w:tcPr>
            <w:tcW w:w="6779" w:type="dxa"/>
          </w:tcPr>
          <w:p w14:paraId="385AD918" w14:textId="11D90F83" w:rsidR="007E7A76" w:rsidRPr="008B7BDF" w:rsidRDefault="007E7A76" w:rsidP="000D3C45">
            <w:r>
              <w:t>VIPA</w:t>
            </w:r>
          </w:p>
        </w:tc>
      </w:tr>
      <w:tr w:rsidR="007E7A76" w:rsidRPr="008B7BDF" w14:paraId="73CCE7FD" w14:textId="77777777" w:rsidTr="002D711F">
        <w:tc>
          <w:tcPr>
            <w:tcW w:w="2283" w:type="dxa"/>
          </w:tcPr>
          <w:p w14:paraId="1A600150" w14:textId="52355C90" w:rsidR="007E7A76" w:rsidRDefault="00063633" w:rsidP="000D3C45">
            <w:r>
              <w:t>Registrierungsname</w:t>
            </w:r>
          </w:p>
        </w:tc>
        <w:tc>
          <w:tcPr>
            <w:tcW w:w="6779" w:type="dxa"/>
          </w:tcPr>
          <w:p w14:paraId="701F1747" w14:textId="5BAAB1F0" w:rsidR="007E7A76" w:rsidRDefault="007E7A76" w:rsidP="000D3C45">
            <w:proofErr w:type="spellStart"/>
            <w:r>
              <w:t>dockerWebapp</w:t>
            </w:r>
            <w:proofErr w:type="spellEnd"/>
          </w:p>
        </w:tc>
      </w:tr>
      <w:tr w:rsidR="007E7A76" w14:paraId="6C112033" w14:textId="77777777" w:rsidTr="002D711F">
        <w:tc>
          <w:tcPr>
            <w:tcW w:w="2283" w:type="dxa"/>
          </w:tcPr>
          <w:p w14:paraId="16ECD604" w14:textId="77777777" w:rsidR="007E7A76" w:rsidRDefault="007E7A76" w:rsidP="000D3C45">
            <w:r>
              <w:t>Region</w:t>
            </w:r>
          </w:p>
        </w:tc>
        <w:tc>
          <w:tcPr>
            <w:tcW w:w="6779" w:type="dxa"/>
          </w:tcPr>
          <w:p w14:paraId="16DB09BC" w14:textId="77777777" w:rsidR="007E7A76" w:rsidRDefault="007E7A76" w:rsidP="000D3C45">
            <w:r>
              <w:t>Schweiz</w:t>
            </w:r>
          </w:p>
        </w:tc>
      </w:tr>
      <w:tr w:rsidR="007E7A76" w14:paraId="6F6991CC" w14:textId="77777777" w:rsidTr="002D711F">
        <w:tc>
          <w:tcPr>
            <w:tcW w:w="2283" w:type="dxa"/>
          </w:tcPr>
          <w:p w14:paraId="164410DC" w14:textId="77777777" w:rsidR="007E7A76" w:rsidRDefault="007E7A76" w:rsidP="000D3C45">
            <w:r>
              <w:t>DNS-Namensbezeichnung</w:t>
            </w:r>
          </w:p>
        </w:tc>
        <w:tc>
          <w:tcPr>
            <w:tcW w:w="6779" w:type="dxa"/>
          </w:tcPr>
          <w:p w14:paraId="4C478942" w14:textId="0701A848" w:rsidR="007E7A76" w:rsidRDefault="007E7A76" w:rsidP="00F82E0D">
            <w:pPr>
              <w:keepNext/>
            </w:pPr>
            <w:proofErr w:type="spellStart"/>
            <w:r>
              <w:t>vipawebapp</w:t>
            </w:r>
            <w:proofErr w:type="spellEnd"/>
          </w:p>
        </w:tc>
      </w:tr>
    </w:tbl>
    <w:p w14:paraId="689FB3E6" w14:textId="38E0428A" w:rsidR="007E7A76" w:rsidRDefault="00F82E0D" w:rsidP="00F82E0D">
      <w:pPr>
        <w:pStyle w:val="Beschriftung"/>
      </w:pPr>
      <w:r>
        <w:t xml:space="preserve">Tabelle </w:t>
      </w:r>
      <w:r w:rsidR="0034038F">
        <w:fldChar w:fldCharType="begin"/>
      </w:r>
      <w:r w:rsidR="0034038F">
        <w:instrText xml:space="preserve"> SEQ Tabelle \* ARABIC </w:instrText>
      </w:r>
      <w:r w:rsidR="0034038F">
        <w:fldChar w:fldCharType="separate"/>
      </w:r>
      <w:r w:rsidR="00E2796F">
        <w:rPr>
          <w:noProof/>
        </w:rPr>
        <w:t>21</w:t>
      </w:r>
      <w:r w:rsidR="0034038F">
        <w:rPr>
          <w:noProof/>
        </w:rPr>
        <w:fldChar w:fldCharType="end"/>
      </w:r>
      <w:r>
        <w:t>: Containerregistrierung</w:t>
      </w:r>
    </w:p>
    <w:p w14:paraId="26A21930" w14:textId="77777777" w:rsidR="00F82E0D" w:rsidRDefault="00F82E0D" w:rsidP="00F82E0D"/>
    <w:p w14:paraId="10A2B929" w14:textId="77777777" w:rsidR="00F82E0D" w:rsidRPr="00F82E0D" w:rsidRDefault="00F82E0D" w:rsidP="00F82E0D"/>
    <w:p w14:paraId="26D2F7DC" w14:textId="48BA3965" w:rsidR="004D15D2" w:rsidRDefault="00DF1FBD" w:rsidP="00521762">
      <w:pPr>
        <w:pStyle w:val="berschrift9"/>
      </w:pPr>
      <w:r>
        <w:t>Containerinstanzen</w:t>
      </w:r>
    </w:p>
    <w:tbl>
      <w:tblPr>
        <w:tblStyle w:val="Tabellenraster"/>
        <w:tblW w:w="0" w:type="auto"/>
        <w:tblLook w:val="04A0" w:firstRow="1" w:lastRow="0" w:firstColumn="1" w:lastColumn="0" w:noHBand="0" w:noVBand="1"/>
      </w:tblPr>
      <w:tblGrid>
        <w:gridCol w:w="2283"/>
        <w:gridCol w:w="6779"/>
      </w:tblGrid>
      <w:tr w:rsidR="00DF1FBD" w14:paraId="63A3A5A2" w14:textId="77777777" w:rsidTr="000D3C45">
        <w:tc>
          <w:tcPr>
            <w:tcW w:w="1585" w:type="dxa"/>
            <w:shd w:val="clear" w:color="auto" w:fill="8EAADB" w:themeFill="accent1" w:themeFillTint="99"/>
          </w:tcPr>
          <w:p w14:paraId="47BD41DF" w14:textId="77777777" w:rsidR="00DF1FBD" w:rsidRPr="00FE7C00" w:rsidRDefault="00DF1FBD" w:rsidP="000D3C45">
            <w:pPr>
              <w:rPr>
                <w:b/>
                <w:bCs/>
              </w:rPr>
            </w:pPr>
            <w:r>
              <w:rPr>
                <w:b/>
                <w:bCs/>
              </w:rPr>
              <w:t>Bezeichnung</w:t>
            </w:r>
          </w:p>
        </w:tc>
        <w:tc>
          <w:tcPr>
            <w:tcW w:w="7477" w:type="dxa"/>
            <w:shd w:val="clear" w:color="auto" w:fill="8EAADB" w:themeFill="accent1" w:themeFillTint="99"/>
          </w:tcPr>
          <w:p w14:paraId="4294DB08" w14:textId="4E313DFD" w:rsidR="00DF1FBD" w:rsidRPr="00FE7C00" w:rsidRDefault="00DF1FBD" w:rsidP="000D3C45">
            <w:pPr>
              <w:rPr>
                <w:b/>
                <w:bCs/>
              </w:rPr>
            </w:pPr>
            <w:r>
              <w:rPr>
                <w:b/>
                <w:bCs/>
              </w:rPr>
              <w:t>Beschreibung</w:t>
            </w:r>
          </w:p>
        </w:tc>
      </w:tr>
      <w:tr w:rsidR="00C427F3" w14:paraId="4A1A4D0C" w14:textId="77777777" w:rsidTr="00C427F3">
        <w:tc>
          <w:tcPr>
            <w:tcW w:w="1585" w:type="dxa"/>
            <w:shd w:val="clear" w:color="auto" w:fill="FFFFFF" w:themeFill="background1"/>
          </w:tcPr>
          <w:p w14:paraId="436DD7C9" w14:textId="2A6F4F2C" w:rsidR="00C427F3" w:rsidRPr="00C427F3" w:rsidRDefault="00C427F3" w:rsidP="000D3C45">
            <w:r>
              <w:t>Icon</w:t>
            </w:r>
          </w:p>
        </w:tc>
        <w:tc>
          <w:tcPr>
            <w:tcW w:w="7477" w:type="dxa"/>
            <w:shd w:val="clear" w:color="auto" w:fill="FFFFFF" w:themeFill="background1"/>
          </w:tcPr>
          <w:p w14:paraId="67FC035F" w14:textId="5A8FFB92" w:rsidR="00C427F3" w:rsidRDefault="0073316F" w:rsidP="000D3C45">
            <w:pPr>
              <w:rPr>
                <w:b/>
                <w:bCs/>
              </w:rPr>
            </w:pPr>
            <w:r>
              <w:rPr>
                <w:noProof/>
              </w:rPr>
              <w:drawing>
                <wp:anchor distT="0" distB="0" distL="114300" distR="114300" simplePos="0" relativeHeight="251780096" behindDoc="0" locked="0" layoutInCell="1" allowOverlap="1" wp14:anchorId="629478D4" wp14:editId="684E7F5A">
                  <wp:simplePos x="0" y="0"/>
                  <wp:positionH relativeFrom="column">
                    <wp:posOffset>-1270</wp:posOffset>
                  </wp:positionH>
                  <wp:positionV relativeFrom="paragraph">
                    <wp:posOffset>0</wp:posOffset>
                  </wp:positionV>
                  <wp:extent cx="1196975" cy="927100"/>
                  <wp:effectExtent l="0" t="0" r="3175" b="6350"/>
                  <wp:wrapSquare wrapText="bothSides"/>
                  <wp:docPr id="264" name="Grafik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196975" cy="927100"/>
                          </a:xfrm>
                          <a:prstGeom prst="rect">
                            <a:avLst/>
                          </a:prstGeom>
                        </pic:spPr>
                      </pic:pic>
                    </a:graphicData>
                  </a:graphic>
                </wp:anchor>
              </w:drawing>
            </w:r>
          </w:p>
        </w:tc>
      </w:tr>
      <w:tr w:rsidR="00DF1FBD" w:rsidRPr="008B7BDF" w14:paraId="1FD2D919" w14:textId="77777777" w:rsidTr="000D3C45">
        <w:tc>
          <w:tcPr>
            <w:tcW w:w="1585" w:type="dxa"/>
          </w:tcPr>
          <w:p w14:paraId="18162EFE" w14:textId="77777777" w:rsidR="00DF1FBD" w:rsidRDefault="00DF1FBD" w:rsidP="000D3C45">
            <w:r>
              <w:t>Ressourcengruppe</w:t>
            </w:r>
          </w:p>
        </w:tc>
        <w:tc>
          <w:tcPr>
            <w:tcW w:w="7477" w:type="dxa"/>
          </w:tcPr>
          <w:p w14:paraId="26157268" w14:textId="6BA4CA66" w:rsidR="00DF1FBD" w:rsidRPr="008B7BDF" w:rsidRDefault="00DF1FBD" w:rsidP="000D3C45">
            <w:r>
              <w:t>VIPA</w:t>
            </w:r>
          </w:p>
        </w:tc>
      </w:tr>
      <w:tr w:rsidR="00DF1FBD" w:rsidRPr="008B7BDF" w14:paraId="6A46826F" w14:textId="77777777" w:rsidTr="000D3C45">
        <w:tc>
          <w:tcPr>
            <w:tcW w:w="1585" w:type="dxa"/>
          </w:tcPr>
          <w:p w14:paraId="76DF5B56" w14:textId="79228D01" w:rsidR="00DF1FBD" w:rsidRDefault="008406F3" w:rsidP="000D3C45">
            <w:r>
              <w:t>Container</w:t>
            </w:r>
            <w:r w:rsidR="005864DA">
              <w:t>n</w:t>
            </w:r>
            <w:r>
              <w:t>ame</w:t>
            </w:r>
          </w:p>
        </w:tc>
        <w:tc>
          <w:tcPr>
            <w:tcW w:w="7477" w:type="dxa"/>
          </w:tcPr>
          <w:p w14:paraId="71BFE87A" w14:textId="247F8EE7" w:rsidR="00DF1FBD" w:rsidRDefault="008406F3" w:rsidP="000D3C45">
            <w:proofErr w:type="spellStart"/>
            <w:r>
              <w:t>docker</w:t>
            </w:r>
            <w:r w:rsidR="00C81DC4">
              <w:t>w</w:t>
            </w:r>
            <w:r>
              <w:t>ebapp</w:t>
            </w:r>
            <w:proofErr w:type="spellEnd"/>
          </w:p>
        </w:tc>
      </w:tr>
      <w:tr w:rsidR="00DF1FBD" w14:paraId="732441FC" w14:textId="77777777" w:rsidTr="000D3C45">
        <w:tc>
          <w:tcPr>
            <w:tcW w:w="1585" w:type="dxa"/>
          </w:tcPr>
          <w:p w14:paraId="2E06CEBE" w14:textId="51BC4AD5" w:rsidR="00DF1FBD" w:rsidRDefault="00E264EE" w:rsidP="000D3C45">
            <w:r>
              <w:t>Region</w:t>
            </w:r>
          </w:p>
        </w:tc>
        <w:tc>
          <w:tcPr>
            <w:tcW w:w="7477" w:type="dxa"/>
          </w:tcPr>
          <w:p w14:paraId="56361082" w14:textId="4C88B2B8" w:rsidR="00DF1FBD" w:rsidRDefault="00E264EE" w:rsidP="000D3C45">
            <w:r>
              <w:t>Schweiz</w:t>
            </w:r>
          </w:p>
        </w:tc>
      </w:tr>
      <w:tr w:rsidR="00DF1FBD" w14:paraId="24EB2B34" w14:textId="77777777" w:rsidTr="000D3C45">
        <w:tc>
          <w:tcPr>
            <w:tcW w:w="1585" w:type="dxa"/>
          </w:tcPr>
          <w:p w14:paraId="51045CED" w14:textId="0C25A70A" w:rsidR="00DF1FBD" w:rsidRDefault="000F2ED0" w:rsidP="000D3C45">
            <w:r>
              <w:t>Imagequelle</w:t>
            </w:r>
          </w:p>
        </w:tc>
        <w:tc>
          <w:tcPr>
            <w:tcW w:w="7477" w:type="dxa"/>
          </w:tcPr>
          <w:p w14:paraId="2F6DDE05" w14:textId="473BCF2F" w:rsidR="00DF1FBD" w:rsidRDefault="000F2ED0" w:rsidP="000D3C45">
            <w:r>
              <w:t>Docker</w:t>
            </w:r>
            <w:r w:rsidR="00DF1FBD">
              <w:t xml:space="preserve"> </w:t>
            </w:r>
          </w:p>
        </w:tc>
      </w:tr>
      <w:tr w:rsidR="00DF1FBD" w14:paraId="2B973287" w14:textId="77777777" w:rsidTr="000D3C45">
        <w:tc>
          <w:tcPr>
            <w:tcW w:w="1585" w:type="dxa"/>
          </w:tcPr>
          <w:p w14:paraId="6CE52502" w14:textId="0241B036" w:rsidR="00DF1FBD" w:rsidRDefault="00107970" w:rsidP="000D3C45">
            <w:proofErr w:type="spellStart"/>
            <w:r>
              <w:t>Imagetyp</w:t>
            </w:r>
            <w:proofErr w:type="spellEnd"/>
          </w:p>
        </w:tc>
        <w:tc>
          <w:tcPr>
            <w:tcW w:w="7477" w:type="dxa"/>
          </w:tcPr>
          <w:p w14:paraId="2DC9A3A1" w14:textId="74A7170C" w:rsidR="00DF1FBD" w:rsidRDefault="00107970" w:rsidP="000D3C45">
            <w:pPr>
              <w:keepNext/>
            </w:pPr>
            <w:r>
              <w:t>Öffentl</w:t>
            </w:r>
            <w:r w:rsidR="00701C47">
              <w:t>ich</w:t>
            </w:r>
          </w:p>
        </w:tc>
      </w:tr>
      <w:tr w:rsidR="00AF5C5F" w14:paraId="7A7E570D" w14:textId="77777777" w:rsidTr="000D3C45">
        <w:tc>
          <w:tcPr>
            <w:tcW w:w="1585" w:type="dxa"/>
          </w:tcPr>
          <w:p w14:paraId="561612AA" w14:textId="31B929FA" w:rsidR="00AF5C5F" w:rsidRDefault="001013DC" w:rsidP="000D3C45">
            <w:r>
              <w:t>Netzwerktyp</w:t>
            </w:r>
          </w:p>
        </w:tc>
        <w:tc>
          <w:tcPr>
            <w:tcW w:w="7477" w:type="dxa"/>
          </w:tcPr>
          <w:p w14:paraId="27D6E790" w14:textId="7DE55D29" w:rsidR="00AF5C5F" w:rsidRDefault="001013DC" w:rsidP="000D3C45">
            <w:pPr>
              <w:keepNext/>
            </w:pPr>
            <w:r>
              <w:t>Öffentlich</w:t>
            </w:r>
          </w:p>
        </w:tc>
      </w:tr>
      <w:tr w:rsidR="00293B81" w14:paraId="6E3F1874" w14:textId="77777777" w:rsidTr="000D3C45">
        <w:tc>
          <w:tcPr>
            <w:tcW w:w="1585" w:type="dxa"/>
          </w:tcPr>
          <w:p w14:paraId="11B9CFB5" w14:textId="19A98C7E" w:rsidR="00293B81" w:rsidRDefault="00293B81" w:rsidP="000D3C45">
            <w:r>
              <w:t>DNS-Namensbezeichnung</w:t>
            </w:r>
          </w:p>
        </w:tc>
        <w:tc>
          <w:tcPr>
            <w:tcW w:w="7477" w:type="dxa"/>
          </w:tcPr>
          <w:p w14:paraId="206217FD" w14:textId="7C444481" w:rsidR="00293B81" w:rsidRDefault="00293B81" w:rsidP="00F82E0D">
            <w:pPr>
              <w:keepNext/>
            </w:pPr>
            <w:proofErr w:type="spellStart"/>
            <w:r>
              <w:t>vipawebapp</w:t>
            </w:r>
            <w:proofErr w:type="spellEnd"/>
          </w:p>
        </w:tc>
      </w:tr>
    </w:tbl>
    <w:p w14:paraId="36A4722A" w14:textId="04F81DDC" w:rsidR="004D15D2" w:rsidRDefault="00F82E0D" w:rsidP="00F82E0D">
      <w:pPr>
        <w:pStyle w:val="Beschriftung"/>
      </w:pPr>
      <w:r>
        <w:t xml:space="preserve">Tabelle </w:t>
      </w:r>
      <w:r w:rsidR="0034038F">
        <w:fldChar w:fldCharType="begin"/>
      </w:r>
      <w:r w:rsidR="0034038F">
        <w:instrText xml:space="preserve"> SEQ Tabelle \* ARABIC </w:instrText>
      </w:r>
      <w:r w:rsidR="0034038F">
        <w:fldChar w:fldCharType="separate"/>
      </w:r>
      <w:r w:rsidR="00E2796F">
        <w:rPr>
          <w:noProof/>
        </w:rPr>
        <w:t>22</w:t>
      </w:r>
      <w:r w:rsidR="0034038F">
        <w:rPr>
          <w:noProof/>
        </w:rPr>
        <w:fldChar w:fldCharType="end"/>
      </w:r>
      <w:r>
        <w:t>: Containerinstanzen</w:t>
      </w:r>
    </w:p>
    <w:p w14:paraId="7A04DD05" w14:textId="087B946C" w:rsidR="007C5641" w:rsidRDefault="00F82E0D" w:rsidP="004D15D2">
      <w:r>
        <w:br w:type="page"/>
      </w:r>
    </w:p>
    <w:p w14:paraId="1CAEC679" w14:textId="279DC6E0" w:rsidR="00A40EBA" w:rsidRDefault="007A3E68" w:rsidP="00A40EBA">
      <w:pPr>
        <w:pStyle w:val="berschrift3"/>
      </w:pPr>
      <w:bookmarkStart w:id="231" w:name="_Toc88727876"/>
      <w:r>
        <w:lastRenderedPageBreak/>
        <w:t>Softwarearchitekture</w:t>
      </w:r>
      <w:bookmarkEnd w:id="231"/>
    </w:p>
    <w:p w14:paraId="5114C698" w14:textId="77777777" w:rsidR="00BC6E3F" w:rsidRDefault="00BC6E3F" w:rsidP="00D44894"/>
    <w:p w14:paraId="0D1AAAEE" w14:textId="0CB31282" w:rsidR="00D44894" w:rsidRDefault="005474F5" w:rsidP="00D44894">
      <w:r>
        <w:rPr>
          <w:noProof/>
        </w:rPr>
        <mc:AlternateContent>
          <mc:Choice Requires="wps">
            <w:drawing>
              <wp:anchor distT="0" distB="0" distL="114300" distR="114300" simplePos="0" relativeHeight="251778048" behindDoc="0" locked="0" layoutInCell="1" allowOverlap="1" wp14:anchorId="7D6A17F9" wp14:editId="76DC779B">
                <wp:simplePos x="0" y="0"/>
                <wp:positionH relativeFrom="column">
                  <wp:posOffset>-121920</wp:posOffset>
                </wp:positionH>
                <wp:positionV relativeFrom="paragraph">
                  <wp:posOffset>6221095</wp:posOffset>
                </wp:positionV>
                <wp:extent cx="6085840" cy="635"/>
                <wp:effectExtent l="0" t="0" r="0" b="0"/>
                <wp:wrapThrough wrapText="bothSides">
                  <wp:wrapPolygon edited="0">
                    <wp:start x="0" y="0"/>
                    <wp:lineTo x="0" y="21600"/>
                    <wp:lineTo x="21600" y="21600"/>
                    <wp:lineTo x="21600" y="0"/>
                  </wp:wrapPolygon>
                </wp:wrapThrough>
                <wp:docPr id="267" name="Textfeld 267"/>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1B2A77E8" w14:textId="5FF2FB0B" w:rsidR="005474F5" w:rsidRPr="00040619" w:rsidRDefault="005474F5" w:rsidP="005474F5">
                            <w:pPr>
                              <w:pStyle w:val="Beschriftung"/>
                              <w:rPr>
                                <w:noProof/>
                              </w:rPr>
                            </w:pPr>
                            <w:r>
                              <w:t xml:space="preserve">Abbildung </w:t>
                            </w:r>
                            <w:r w:rsidR="0034038F">
                              <w:fldChar w:fldCharType="begin"/>
                            </w:r>
                            <w:r w:rsidR="0034038F">
                              <w:instrText xml:space="preserve"> SEQ Abbildung \* ARABIC </w:instrText>
                            </w:r>
                            <w:r w:rsidR="0034038F">
                              <w:fldChar w:fldCharType="separate"/>
                            </w:r>
                            <w:r>
                              <w:rPr>
                                <w:noProof/>
                              </w:rPr>
                              <w:t>18</w:t>
                            </w:r>
                            <w:r w:rsidR="0034038F">
                              <w:rPr>
                                <w:noProof/>
                              </w:rPr>
                              <w:fldChar w:fldCharType="end"/>
                            </w:r>
                            <w:r>
                              <w:t xml:space="preserve">: </w:t>
                            </w:r>
                            <w:proofErr w:type="spellStart"/>
                            <w:r>
                              <w:t>Softwarearchitekture</w:t>
                            </w:r>
                            <w:proofErr w:type="spellEnd"/>
                            <w:r w:rsidR="009C02AA">
                              <w:t xml:space="preserve"> Bausteinsicht (Whitebox)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A17F9" id="Textfeld 267" o:spid="_x0000_s1033" type="#_x0000_t202" style="position:absolute;margin-left:-9.6pt;margin-top:489.85pt;width:479.2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" stroked="f">
                <v:textbox style="mso-fit-shape-to-text:t" inset="0,0,0,0">
                  <w:txbxContent>
                    <w:p w14:paraId="1B2A77E8" w14:textId="5FF2FB0B" w:rsidR="005474F5" w:rsidRPr="00040619" w:rsidRDefault="005474F5" w:rsidP="005474F5">
                      <w:pPr>
                        <w:pStyle w:val="Beschriftung"/>
                        <w:rPr>
                          <w:noProof/>
                        </w:rPr>
                      </w:pPr>
                      <w:r>
                        <w:t xml:space="preserve">Abbildung </w:t>
                      </w:r>
                      <w:r w:rsidR="0034038F">
                        <w:fldChar w:fldCharType="begin"/>
                      </w:r>
                      <w:r w:rsidR="0034038F">
                        <w:instrText xml:space="preserve"> SEQ Abbildung \* ARABIC </w:instrText>
                      </w:r>
                      <w:r w:rsidR="0034038F">
                        <w:fldChar w:fldCharType="separate"/>
                      </w:r>
                      <w:r>
                        <w:rPr>
                          <w:noProof/>
                        </w:rPr>
                        <w:t>18</w:t>
                      </w:r>
                      <w:r w:rsidR="0034038F">
                        <w:rPr>
                          <w:noProof/>
                        </w:rPr>
                        <w:fldChar w:fldCharType="end"/>
                      </w:r>
                      <w:r>
                        <w:t xml:space="preserve">: </w:t>
                      </w:r>
                      <w:proofErr w:type="spellStart"/>
                      <w:r>
                        <w:t>Softwarearchitekture</w:t>
                      </w:r>
                      <w:proofErr w:type="spellEnd"/>
                      <w:r w:rsidR="009C02AA">
                        <w:t xml:space="preserve"> Bausteinsicht (Whitebox)</w:t>
                      </w:r>
                    </w:p>
                  </w:txbxContent>
                </v:textbox>
                <w10:wrap type="through"/>
              </v:shape>
            </w:pict>
          </mc:Fallback>
        </mc:AlternateContent>
      </w:r>
      <w:r w:rsidR="001F2306">
        <w:t>Die Umgebung de</w:t>
      </w:r>
      <w:r w:rsidR="005E72B2">
        <w:t xml:space="preserve">r Webapplikation </w:t>
      </w:r>
      <w:r w:rsidR="00FA0B39">
        <w:t>auf Azure ist nun beschrieben, als nächstes</w:t>
      </w:r>
      <w:r w:rsidR="005E72B2">
        <w:t xml:space="preserve"> wird nun </w:t>
      </w:r>
      <w:r w:rsidR="00417090">
        <w:t>die Webapplikation</w:t>
      </w:r>
      <w:r w:rsidR="00A52313">
        <w:t xml:space="preserve"> an sich genauer beschrieben</w:t>
      </w:r>
      <w:r w:rsidR="00417090">
        <w:t>.</w:t>
      </w:r>
      <w:r w:rsidR="00A52313">
        <w:br/>
      </w:r>
    </w:p>
    <w:p w14:paraId="5EC9FE48" w14:textId="7A722602" w:rsidR="00FB58E4" w:rsidRDefault="003A0197" w:rsidP="00D44894">
      <w:r>
        <w:rPr>
          <w:noProof/>
        </w:rPr>
        <w:drawing>
          <wp:inline distT="0" distB="0" distL="0" distR="0" wp14:anchorId="07A98B68" wp14:editId="758E9835">
            <wp:extent cx="5751830" cy="5440680"/>
            <wp:effectExtent l="0" t="0" r="127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1830" cy="5440680"/>
                    </a:xfrm>
                    <a:prstGeom prst="rect">
                      <a:avLst/>
                    </a:prstGeom>
                    <a:noFill/>
                    <a:ln>
                      <a:noFill/>
                    </a:ln>
                  </pic:spPr>
                </pic:pic>
              </a:graphicData>
            </a:graphic>
          </wp:inline>
        </w:drawing>
      </w:r>
    </w:p>
    <w:p w14:paraId="7492D222" w14:textId="77777777" w:rsidR="00FB58E4" w:rsidRPr="005474F5" w:rsidRDefault="00FB58E4" w:rsidP="00FB58E4"/>
    <w:p w14:paraId="3F9453A5" w14:textId="77777777" w:rsidR="00FB58E4" w:rsidRDefault="00FB58E4" w:rsidP="00FB58E4">
      <w:pPr>
        <w:pStyle w:val="berschrift9"/>
      </w:pPr>
      <w:r>
        <w:lastRenderedPageBreak/>
        <w:t>Module</w:t>
      </w:r>
    </w:p>
    <w:tbl>
      <w:tblPr>
        <w:tblStyle w:val="Tabellenraster"/>
        <w:tblW w:w="0" w:type="auto"/>
        <w:tblLook w:val="04A0" w:firstRow="1" w:lastRow="0" w:firstColumn="1" w:lastColumn="0" w:noHBand="0" w:noVBand="1"/>
      </w:tblPr>
      <w:tblGrid>
        <w:gridCol w:w="2283"/>
        <w:gridCol w:w="6779"/>
      </w:tblGrid>
      <w:tr w:rsidR="00FB58E4" w14:paraId="53C9C006" w14:textId="77777777" w:rsidTr="000D3C45">
        <w:tc>
          <w:tcPr>
            <w:tcW w:w="2283" w:type="dxa"/>
            <w:shd w:val="clear" w:color="auto" w:fill="8EAADB" w:themeFill="accent1" w:themeFillTint="99"/>
          </w:tcPr>
          <w:p w14:paraId="3859ACFF" w14:textId="77777777" w:rsidR="00FB58E4" w:rsidRPr="00FE7C00" w:rsidRDefault="00FB58E4" w:rsidP="000D3C45">
            <w:pPr>
              <w:rPr>
                <w:b/>
                <w:bCs/>
              </w:rPr>
            </w:pPr>
            <w:r>
              <w:rPr>
                <w:b/>
                <w:bCs/>
              </w:rPr>
              <w:t>Modul</w:t>
            </w:r>
          </w:p>
        </w:tc>
        <w:tc>
          <w:tcPr>
            <w:tcW w:w="6779" w:type="dxa"/>
            <w:shd w:val="clear" w:color="auto" w:fill="8EAADB" w:themeFill="accent1" w:themeFillTint="99"/>
          </w:tcPr>
          <w:p w14:paraId="634E741F" w14:textId="77777777" w:rsidR="00FB58E4" w:rsidRPr="00FE7C00" w:rsidRDefault="00FB58E4" w:rsidP="000D3C45">
            <w:pPr>
              <w:rPr>
                <w:b/>
                <w:bCs/>
              </w:rPr>
            </w:pPr>
            <w:r>
              <w:rPr>
                <w:b/>
                <w:bCs/>
              </w:rPr>
              <w:t>Beschreibung</w:t>
            </w:r>
          </w:p>
        </w:tc>
      </w:tr>
      <w:tr w:rsidR="00FB58E4" w14:paraId="2008A974" w14:textId="77777777" w:rsidTr="000D3C45">
        <w:tc>
          <w:tcPr>
            <w:tcW w:w="2283" w:type="dxa"/>
            <w:shd w:val="clear" w:color="auto" w:fill="FFFFFF" w:themeFill="background1"/>
          </w:tcPr>
          <w:p w14:paraId="7DD87C32" w14:textId="4FDF9FFF" w:rsidR="00FB58E4" w:rsidRPr="009F72E0" w:rsidRDefault="001D210B" w:rsidP="000D3C45">
            <w:proofErr w:type="spellStart"/>
            <w:r>
              <w:t>Message</w:t>
            </w:r>
            <w:r w:rsidR="00C95F71">
              <w:t>Routes</w:t>
            </w:r>
            <w:proofErr w:type="spellEnd"/>
          </w:p>
        </w:tc>
        <w:tc>
          <w:tcPr>
            <w:tcW w:w="6779" w:type="dxa"/>
            <w:shd w:val="clear" w:color="auto" w:fill="FFFFFF" w:themeFill="background1"/>
          </w:tcPr>
          <w:p w14:paraId="75217815" w14:textId="52F1BCE3" w:rsidR="00FB58E4" w:rsidRPr="0071017A" w:rsidRDefault="0071017A" w:rsidP="000D3C45">
            <w:r>
              <w:t xml:space="preserve">Hier sind die </w:t>
            </w:r>
            <w:r w:rsidR="00EE29AA">
              <w:t>verschiedenen Endp</w:t>
            </w:r>
            <w:ins w:id="232" w:author="Therese" w:date="2021-11-25T14:56:00Z">
              <w:r w:rsidR="00787922">
                <w:t>u</w:t>
              </w:r>
            </w:ins>
            <w:del w:id="233" w:author="Therese" w:date="2021-11-25T14:56:00Z">
              <w:r w:rsidR="00EE29AA" w:rsidDel="00787922">
                <w:delText>ü</w:delText>
              </w:r>
            </w:del>
            <w:r w:rsidR="00EE29AA">
              <w:t xml:space="preserve">nkte der Route </w:t>
            </w:r>
            <w:proofErr w:type="spellStart"/>
            <w:r w:rsidR="00EE29AA">
              <w:t>MessagesRoutes</w:t>
            </w:r>
            <w:proofErr w:type="spellEnd"/>
            <w:r w:rsidR="00EE29AA">
              <w:t xml:space="preserve"> definiert.</w:t>
            </w:r>
          </w:p>
        </w:tc>
      </w:tr>
      <w:tr w:rsidR="00FB58E4" w:rsidRPr="008B7BDF" w14:paraId="2A678B80" w14:textId="77777777" w:rsidTr="000D3C45">
        <w:tc>
          <w:tcPr>
            <w:tcW w:w="2283" w:type="dxa"/>
          </w:tcPr>
          <w:p w14:paraId="0759894E" w14:textId="4450CB50" w:rsidR="00FB58E4" w:rsidRDefault="00AE7D3E" w:rsidP="000D3C45">
            <w:proofErr w:type="spellStart"/>
            <w:r>
              <w:t>Knexfile</w:t>
            </w:r>
            <w:proofErr w:type="spellEnd"/>
            <w:r w:rsidR="001D210B">
              <w:t xml:space="preserve"> </w:t>
            </w:r>
          </w:p>
        </w:tc>
        <w:tc>
          <w:tcPr>
            <w:tcW w:w="6779" w:type="dxa"/>
          </w:tcPr>
          <w:p w14:paraId="10F537BA" w14:textId="0F10C5FB" w:rsidR="00FB58E4" w:rsidRPr="008B7BDF" w:rsidRDefault="00A441AF" w:rsidP="000D3C45">
            <w:r>
              <w:t xml:space="preserve">Hier werden die Verbindungsdaten zur Datenbank </w:t>
            </w:r>
            <w:r w:rsidR="00A75943">
              <w:t>deklariert.</w:t>
            </w:r>
          </w:p>
        </w:tc>
      </w:tr>
      <w:tr w:rsidR="00FB58E4" w:rsidRPr="008B7BDF" w14:paraId="44EDBAF1" w14:textId="77777777" w:rsidTr="000D3C45">
        <w:tc>
          <w:tcPr>
            <w:tcW w:w="2283" w:type="dxa"/>
          </w:tcPr>
          <w:p w14:paraId="615F786D" w14:textId="58BD8978" w:rsidR="00FB58E4" w:rsidRDefault="00AE7D3E" w:rsidP="000D3C45">
            <w:proofErr w:type="spellStart"/>
            <w:r>
              <w:t>Migrations</w:t>
            </w:r>
            <w:proofErr w:type="spellEnd"/>
          </w:p>
        </w:tc>
        <w:tc>
          <w:tcPr>
            <w:tcW w:w="6779" w:type="dxa"/>
          </w:tcPr>
          <w:p w14:paraId="269BE004" w14:textId="5066EE37" w:rsidR="00FB58E4" w:rsidRDefault="00A75943" w:rsidP="000D3C45">
            <w:r>
              <w:t>Hier wird die Tabellensyntax</w:t>
            </w:r>
            <w:r w:rsidR="006067FE">
              <w:t xml:space="preserve"> definiert.</w:t>
            </w:r>
          </w:p>
        </w:tc>
      </w:tr>
    </w:tbl>
    <w:p w14:paraId="1FCCF355" w14:textId="77777777" w:rsidR="00FB58E4" w:rsidRPr="009E17DA" w:rsidRDefault="00FB58E4" w:rsidP="00FB58E4"/>
    <w:p w14:paraId="3D6D4633" w14:textId="77777777" w:rsidR="003058D0" w:rsidRPr="00B5457E" w:rsidRDefault="003058D0" w:rsidP="003058D0"/>
    <w:p w14:paraId="242AEC4B" w14:textId="77777777" w:rsidR="003058D0" w:rsidRDefault="003058D0" w:rsidP="003058D0">
      <w:pPr>
        <w:pStyle w:val="berschrift9"/>
      </w:pPr>
      <w:proofErr w:type="spellStart"/>
      <w:r>
        <w:t>Enpunkte</w:t>
      </w:r>
      <w:proofErr w:type="spellEnd"/>
    </w:p>
    <w:p w14:paraId="1DB7C3F4" w14:textId="77777777" w:rsidR="003058D0" w:rsidRPr="004D15D2" w:rsidRDefault="003058D0" w:rsidP="003058D0">
      <w:r>
        <w:t>Aus Gründen der Modularität wird die API mithilfe eines Routers unterteilt. In fall dieser Webapp existiert momentan lediglich eine Route «/</w:t>
      </w:r>
      <w:proofErr w:type="spellStart"/>
      <w:r>
        <w:t>api</w:t>
      </w:r>
      <w:proofErr w:type="spellEnd"/>
      <w:r>
        <w:t>/</w:t>
      </w:r>
      <w:proofErr w:type="spellStart"/>
      <w:r>
        <w:t>messages</w:t>
      </w:r>
      <w:proofErr w:type="spellEnd"/>
      <w:r>
        <w:t>/».</w:t>
      </w:r>
    </w:p>
    <w:tbl>
      <w:tblPr>
        <w:tblStyle w:val="Tabellenraster"/>
        <w:tblW w:w="0" w:type="auto"/>
        <w:tblLook w:val="04A0" w:firstRow="1" w:lastRow="0" w:firstColumn="1" w:lastColumn="0" w:noHBand="0" w:noVBand="1"/>
      </w:tblPr>
      <w:tblGrid>
        <w:gridCol w:w="1585"/>
        <w:gridCol w:w="3738"/>
        <w:gridCol w:w="3739"/>
      </w:tblGrid>
      <w:tr w:rsidR="003058D0" w14:paraId="49DAF93C" w14:textId="77777777" w:rsidTr="000D3C45">
        <w:tc>
          <w:tcPr>
            <w:tcW w:w="9062" w:type="dxa"/>
            <w:gridSpan w:val="3"/>
            <w:shd w:val="clear" w:color="auto" w:fill="8EAADB" w:themeFill="accent1" w:themeFillTint="99"/>
          </w:tcPr>
          <w:p w14:paraId="2DE51ECA" w14:textId="77777777" w:rsidR="003058D0" w:rsidRPr="00FE7C00" w:rsidRDefault="003058D0" w:rsidP="000D3C45">
            <w:pPr>
              <w:jc w:val="center"/>
              <w:rPr>
                <w:b/>
                <w:bCs/>
              </w:rPr>
            </w:pPr>
          </w:p>
        </w:tc>
      </w:tr>
      <w:tr w:rsidR="003058D0" w14:paraId="0259C612" w14:textId="77777777" w:rsidTr="000D3C45">
        <w:tc>
          <w:tcPr>
            <w:tcW w:w="1585" w:type="dxa"/>
            <w:shd w:val="clear" w:color="auto" w:fill="8EAADB" w:themeFill="accent1" w:themeFillTint="99"/>
          </w:tcPr>
          <w:p w14:paraId="70984212" w14:textId="77777777" w:rsidR="003058D0" w:rsidRDefault="003058D0" w:rsidP="000D3C45">
            <w:pPr>
              <w:rPr>
                <w:b/>
                <w:bCs/>
              </w:rPr>
            </w:pPr>
            <w:r>
              <w:rPr>
                <w:b/>
                <w:bCs/>
              </w:rPr>
              <w:t>http-</w:t>
            </w:r>
            <w:proofErr w:type="spellStart"/>
            <w:r>
              <w:rPr>
                <w:b/>
                <w:bCs/>
              </w:rPr>
              <w:t>request</w:t>
            </w:r>
            <w:proofErr w:type="spellEnd"/>
            <w:r>
              <w:rPr>
                <w:b/>
                <w:bCs/>
              </w:rPr>
              <w:t>-methode</w:t>
            </w:r>
          </w:p>
        </w:tc>
        <w:tc>
          <w:tcPr>
            <w:tcW w:w="3738" w:type="dxa"/>
            <w:shd w:val="clear" w:color="auto" w:fill="8EAADB" w:themeFill="accent1" w:themeFillTint="99"/>
          </w:tcPr>
          <w:p w14:paraId="1C2B8D20" w14:textId="77777777" w:rsidR="003058D0" w:rsidRDefault="003058D0" w:rsidP="000D3C45">
            <w:pPr>
              <w:jc w:val="center"/>
              <w:rPr>
                <w:b/>
                <w:bCs/>
              </w:rPr>
            </w:pPr>
            <w:r>
              <w:rPr>
                <w:b/>
                <w:bCs/>
              </w:rPr>
              <w:t>Endpunkt</w:t>
            </w:r>
          </w:p>
        </w:tc>
        <w:tc>
          <w:tcPr>
            <w:tcW w:w="3739" w:type="dxa"/>
            <w:shd w:val="clear" w:color="auto" w:fill="8EAADB" w:themeFill="accent1" w:themeFillTint="99"/>
          </w:tcPr>
          <w:p w14:paraId="4DD1BD58" w14:textId="77777777" w:rsidR="003058D0" w:rsidRDefault="003058D0" w:rsidP="000D3C45">
            <w:pPr>
              <w:jc w:val="center"/>
              <w:rPr>
                <w:b/>
                <w:bCs/>
              </w:rPr>
            </w:pPr>
            <w:r>
              <w:rPr>
                <w:b/>
                <w:bCs/>
              </w:rPr>
              <w:t>Beschreib</w:t>
            </w:r>
          </w:p>
        </w:tc>
      </w:tr>
      <w:tr w:rsidR="003058D0" w:rsidRPr="008B7BDF" w14:paraId="76CB40D2" w14:textId="77777777" w:rsidTr="000D3C45">
        <w:tc>
          <w:tcPr>
            <w:tcW w:w="1585" w:type="dxa"/>
          </w:tcPr>
          <w:p w14:paraId="49103FA2" w14:textId="77777777" w:rsidR="003058D0" w:rsidRDefault="003058D0" w:rsidP="000D3C45">
            <w:r>
              <w:t>GET</w:t>
            </w:r>
          </w:p>
        </w:tc>
        <w:tc>
          <w:tcPr>
            <w:tcW w:w="3738" w:type="dxa"/>
          </w:tcPr>
          <w:p w14:paraId="0F66124F" w14:textId="77777777" w:rsidR="003058D0" w:rsidRPr="008B7BDF" w:rsidRDefault="003058D0" w:rsidP="000D3C45">
            <w:r>
              <w:t>/</w:t>
            </w:r>
          </w:p>
        </w:tc>
        <w:tc>
          <w:tcPr>
            <w:tcW w:w="3739" w:type="dxa"/>
          </w:tcPr>
          <w:p w14:paraId="59D90CC1" w14:textId="77777777" w:rsidR="003058D0" w:rsidRPr="008B7BDF" w:rsidRDefault="003058D0" w:rsidP="000D3C45">
            <w:pPr>
              <w:keepNext/>
            </w:pPr>
            <w:r>
              <w:t>Eine Nachricht wird ausgegeben im Browser.</w:t>
            </w:r>
          </w:p>
        </w:tc>
      </w:tr>
    </w:tbl>
    <w:p w14:paraId="6E82AA07" w14:textId="77777777" w:rsidR="003058D0" w:rsidRDefault="003058D0" w:rsidP="003058D0">
      <w:pPr>
        <w:pStyle w:val="Beschriftung"/>
      </w:pPr>
      <w:bookmarkStart w:id="234" w:name="_Toc88468801"/>
      <w:r>
        <w:t xml:space="preserve">Tabelle </w:t>
      </w:r>
      <w:r w:rsidR="00DF12E8">
        <w:fldChar w:fldCharType="begin"/>
      </w:r>
      <w:r w:rsidR="00DF12E8">
        <w:instrText xml:space="preserve"> SEQ Tabelle \* ARABIC </w:instrText>
      </w:r>
      <w:r w:rsidR="00DF12E8">
        <w:fldChar w:fldCharType="separate"/>
      </w:r>
      <w:r>
        <w:rPr>
          <w:noProof/>
        </w:rPr>
        <w:t>23</w:t>
      </w:r>
      <w:r w:rsidR="00DF12E8">
        <w:rPr>
          <w:noProof/>
        </w:rPr>
        <w:fldChar w:fldCharType="end"/>
      </w:r>
      <w:r>
        <w:t>: Root Endpunkt</w:t>
      </w:r>
      <w:bookmarkEnd w:id="234"/>
    </w:p>
    <w:p w14:paraId="25C1C48F" w14:textId="77777777" w:rsidR="003058D0" w:rsidRPr="002B0B2A" w:rsidRDefault="003058D0" w:rsidP="003058D0"/>
    <w:tbl>
      <w:tblPr>
        <w:tblStyle w:val="Tabellenraster"/>
        <w:tblW w:w="0" w:type="auto"/>
        <w:tblLook w:val="04A0" w:firstRow="1" w:lastRow="0" w:firstColumn="1" w:lastColumn="0" w:noHBand="0" w:noVBand="1"/>
      </w:tblPr>
      <w:tblGrid>
        <w:gridCol w:w="1585"/>
        <w:gridCol w:w="3738"/>
        <w:gridCol w:w="3739"/>
      </w:tblGrid>
      <w:tr w:rsidR="003058D0" w14:paraId="76BE8293" w14:textId="77777777" w:rsidTr="000D3C45">
        <w:tc>
          <w:tcPr>
            <w:tcW w:w="9062" w:type="dxa"/>
            <w:gridSpan w:val="3"/>
            <w:shd w:val="clear" w:color="auto" w:fill="8EAADB" w:themeFill="accent1" w:themeFillTint="99"/>
          </w:tcPr>
          <w:p w14:paraId="159E58BA" w14:textId="77777777" w:rsidR="003058D0" w:rsidRPr="00FE7C00" w:rsidRDefault="003058D0" w:rsidP="000D3C45">
            <w:pPr>
              <w:jc w:val="center"/>
              <w:rPr>
                <w:b/>
                <w:bCs/>
              </w:rPr>
            </w:pPr>
            <w:r>
              <w:rPr>
                <w:b/>
                <w:bCs/>
              </w:rPr>
              <w:t>/</w:t>
            </w:r>
            <w:proofErr w:type="spellStart"/>
            <w:r>
              <w:rPr>
                <w:b/>
                <w:bCs/>
              </w:rPr>
              <w:t>api</w:t>
            </w:r>
            <w:proofErr w:type="spellEnd"/>
            <w:r>
              <w:rPr>
                <w:b/>
                <w:bCs/>
              </w:rPr>
              <w:t>/</w:t>
            </w:r>
            <w:proofErr w:type="spellStart"/>
            <w:r>
              <w:rPr>
                <w:b/>
                <w:bCs/>
              </w:rPr>
              <w:t>messages</w:t>
            </w:r>
            <w:proofErr w:type="spellEnd"/>
          </w:p>
        </w:tc>
      </w:tr>
      <w:tr w:rsidR="003058D0" w14:paraId="449D00B0" w14:textId="77777777" w:rsidTr="000D3C45">
        <w:tc>
          <w:tcPr>
            <w:tcW w:w="1585" w:type="dxa"/>
            <w:shd w:val="clear" w:color="auto" w:fill="8EAADB" w:themeFill="accent1" w:themeFillTint="99"/>
          </w:tcPr>
          <w:p w14:paraId="05A44BA6" w14:textId="77777777" w:rsidR="003058D0" w:rsidRDefault="003058D0" w:rsidP="000D3C45">
            <w:pPr>
              <w:rPr>
                <w:b/>
                <w:bCs/>
              </w:rPr>
            </w:pPr>
            <w:r>
              <w:rPr>
                <w:b/>
                <w:bCs/>
              </w:rPr>
              <w:t>http-</w:t>
            </w:r>
            <w:proofErr w:type="spellStart"/>
            <w:r>
              <w:rPr>
                <w:b/>
                <w:bCs/>
              </w:rPr>
              <w:t>request</w:t>
            </w:r>
            <w:proofErr w:type="spellEnd"/>
            <w:r>
              <w:rPr>
                <w:b/>
                <w:bCs/>
              </w:rPr>
              <w:t>-methode</w:t>
            </w:r>
          </w:p>
        </w:tc>
        <w:tc>
          <w:tcPr>
            <w:tcW w:w="3738" w:type="dxa"/>
            <w:shd w:val="clear" w:color="auto" w:fill="8EAADB" w:themeFill="accent1" w:themeFillTint="99"/>
          </w:tcPr>
          <w:p w14:paraId="0AF6D7BB" w14:textId="77777777" w:rsidR="003058D0" w:rsidRDefault="003058D0" w:rsidP="000D3C45">
            <w:pPr>
              <w:jc w:val="center"/>
              <w:rPr>
                <w:b/>
                <w:bCs/>
              </w:rPr>
            </w:pPr>
            <w:r>
              <w:rPr>
                <w:b/>
                <w:bCs/>
              </w:rPr>
              <w:t>Endpunkt</w:t>
            </w:r>
          </w:p>
        </w:tc>
        <w:tc>
          <w:tcPr>
            <w:tcW w:w="3739" w:type="dxa"/>
            <w:shd w:val="clear" w:color="auto" w:fill="8EAADB" w:themeFill="accent1" w:themeFillTint="99"/>
          </w:tcPr>
          <w:p w14:paraId="3ABECBCB" w14:textId="77777777" w:rsidR="003058D0" w:rsidRDefault="003058D0" w:rsidP="000D3C45">
            <w:pPr>
              <w:jc w:val="center"/>
              <w:rPr>
                <w:b/>
                <w:bCs/>
              </w:rPr>
            </w:pPr>
            <w:r>
              <w:rPr>
                <w:b/>
                <w:bCs/>
              </w:rPr>
              <w:t>Beschreib</w:t>
            </w:r>
          </w:p>
        </w:tc>
      </w:tr>
      <w:tr w:rsidR="003058D0" w:rsidRPr="008B7BDF" w14:paraId="6671A7F8" w14:textId="77777777" w:rsidTr="000D3C45">
        <w:tc>
          <w:tcPr>
            <w:tcW w:w="1585" w:type="dxa"/>
          </w:tcPr>
          <w:p w14:paraId="563046E3" w14:textId="77777777" w:rsidR="003058D0" w:rsidRDefault="003058D0" w:rsidP="000D3C45">
            <w:r>
              <w:t>POST</w:t>
            </w:r>
          </w:p>
        </w:tc>
        <w:tc>
          <w:tcPr>
            <w:tcW w:w="3738" w:type="dxa"/>
          </w:tcPr>
          <w:p w14:paraId="151C6256" w14:textId="77777777" w:rsidR="003058D0" w:rsidRPr="008B7BDF" w:rsidRDefault="003058D0" w:rsidP="000D3C45">
            <w:r>
              <w:t>/</w:t>
            </w:r>
          </w:p>
        </w:tc>
        <w:tc>
          <w:tcPr>
            <w:tcW w:w="3739" w:type="dxa"/>
          </w:tcPr>
          <w:p w14:paraId="7CF537FC" w14:textId="77777777" w:rsidR="003058D0" w:rsidRPr="008B7BDF" w:rsidRDefault="003058D0" w:rsidP="000D3C45">
            <w:r>
              <w:t>Im Request-Body wird eine Message mitgegeben und in der Datenbank abgespeichert.</w:t>
            </w:r>
          </w:p>
        </w:tc>
      </w:tr>
      <w:tr w:rsidR="003058D0" w:rsidRPr="008B7BDF" w14:paraId="633CD979" w14:textId="77777777" w:rsidTr="000D3C45">
        <w:tc>
          <w:tcPr>
            <w:tcW w:w="1585" w:type="dxa"/>
          </w:tcPr>
          <w:p w14:paraId="3145C4D0" w14:textId="77777777" w:rsidR="003058D0" w:rsidRDefault="003058D0" w:rsidP="000D3C45">
            <w:r>
              <w:t>GET</w:t>
            </w:r>
          </w:p>
        </w:tc>
        <w:tc>
          <w:tcPr>
            <w:tcW w:w="3738" w:type="dxa"/>
          </w:tcPr>
          <w:p w14:paraId="5C9C32BB" w14:textId="77777777" w:rsidR="003058D0" w:rsidRPr="008B7BDF" w:rsidRDefault="003058D0" w:rsidP="000D3C45">
            <w:r>
              <w:t>/</w:t>
            </w:r>
            <w:proofErr w:type="gramStart"/>
            <w:r>
              <w:t>(:</w:t>
            </w:r>
            <w:proofErr w:type="spellStart"/>
            <w:r>
              <w:t>uuid</w:t>
            </w:r>
            <w:proofErr w:type="spellEnd"/>
            <w:proofErr w:type="gramEnd"/>
            <w:r>
              <w:t>)</w:t>
            </w:r>
          </w:p>
        </w:tc>
        <w:tc>
          <w:tcPr>
            <w:tcW w:w="3739" w:type="dxa"/>
          </w:tcPr>
          <w:p w14:paraId="6F532199" w14:textId="77777777" w:rsidR="003058D0" w:rsidRPr="008B7BDF" w:rsidRDefault="003058D0" w:rsidP="000D3C45">
            <w:pPr>
              <w:keepNext/>
            </w:pPr>
            <w:r>
              <w:t xml:space="preserve">Gibt alle in der Datenbank gespeicherten Messages aus. Wird eine UUID mitgegeben, so wird nur die Message mit </w:t>
            </w:r>
            <w:commentRangeStart w:id="235"/>
            <w:r>
              <w:t>dieser</w:t>
            </w:r>
            <w:commentRangeEnd w:id="235"/>
            <w:r w:rsidR="00787922">
              <w:rPr>
                <w:rStyle w:val="Kommentarzeichen"/>
              </w:rPr>
              <w:commentReference w:id="235"/>
            </w:r>
            <w:r>
              <w:t xml:space="preserve"> </w:t>
            </w:r>
          </w:p>
        </w:tc>
      </w:tr>
    </w:tbl>
    <w:p w14:paraId="306FF091" w14:textId="77777777" w:rsidR="003058D0" w:rsidRDefault="003058D0" w:rsidP="003058D0">
      <w:pPr>
        <w:pStyle w:val="Beschriftung"/>
      </w:pPr>
      <w:bookmarkStart w:id="236" w:name="_Toc88468802"/>
      <w:r>
        <w:t xml:space="preserve">Tabelle </w:t>
      </w:r>
      <w:r w:rsidR="00DF12E8">
        <w:fldChar w:fldCharType="begin"/>
      </w:r>
      <w:r w:rsidR="00DF12E8">
        <w:instrText xml:space="preserve"> SEQ Tabelle \* ARABIC </w:instrText>
      </w:r>
      <w:r w:rsidR="00DF12E8">
        <w:fldChar w:fldCharType="separate"/>
      </w:r>
      <w:r>
        <w:rPr>
          <w:noProof/>
        </w:rPr>
        <w:t>24</w:t>
      </w:r>
      <w:r w:rsidR="00DF12E8">
        <w:rPr>
          <w:noProof/>
        </w:rPr>
        <w:fldChar w:fldCharType="end"/>
      </w:r>
      <w:r>
        <w:t>: Messages Endpunkt</w:t>
      </w:r>
      <w:bookmarkEnd w:id="236"/>
    </w:p>
    <w:p w14:paraId="516CBCF2" w14:textId="77777777" w:rsidR="003058D0" w:rsidRDefault="003058D0" w:rsidP="003058D0"/>
    <w:p w14:paraId="0A60C4DF" w14:textId="73A47329" w:rsidR="003058D0" w:rsidRDefault="003058D0" w:rsidP="00D44894">
      <w:r>
        <w:t>Dies ist lediglich ein Grobkonzept. Änderungen während der Realisierung sind möglich</w:t>
      </w:r>
    </w:p>
    <w:p w14:paraId="6B5479E8" w14:textId="7D6470E0" w:rsidR="003432DF" w:rsidRDefault="0080224B" w:rsidP="0080224B">
      <w:pPr>
        <w:pStyle w:val="berschrift9"/>
      </w:pPr>
      <w:proofErr w:type="spellStart"/>
      <w:r>
        <w:t>Dependencies</w:t>
      </w:r>
      <w:proofErr w:type="spellEnd"/>
    </w:p>
    <w:tbl>
      <w:tblPr>
        <w:tblStyle w:val="Tabellenraster"/>
        <w:tblW w:w="0" w:type="auto"/>
        <w:tblLook w:val="04A0" w:firstRow="1" w:lastRow="0" w:firstColumn="1" w:lastColumn="0" w:noHBand="0" w:noVBand="1"/>
      </w:tblPr>
      <w:tblGrid>
        <w:gridCol w:w="2283"/>
        <w:gridCol w:w="6779"/>
      </w:tblGrid>
      <w:tr w:rsidR="006A1499" w14:paraId="6334A229" w14:textId="77777777" w:rsidTr="000D3C45">
        <w:tc>
          <w:tcPr>
            <w:tcW w:w="2283" w:type="dxa"/>
            <w:shd w:val="clear" w:color="auto" w:fill="8EAADB" w:themeFill="accent1" w:themeFillTint="99"/>
          </w:tcPr>
          <w:p w14:paraId="7E80D06C" w14:textId="7BDC54BD" w:rsidR="006A1499" w:rsidRPr="00FE7C00" w:rsidRDefault="006A1499" w:rsidP="000D3C45">
            <w:pPr>
              <w:rPr>
                <w:b/>
                <w:bCs/>
              </w:rPr>
            </w:pPr>
            <w:proofErr w:type="spellStart"/>
            <w:r>
              <w:rPr>
                <w:b/>
                <w:bCs/>
              </w:rPr>
              <w:t>Dependenc</w:t>
            </w:r>
            <w:r w:rsidR="00687F7A">
              <w:rPr>
                <w:b/>
                <w:bCs/>
              </w:rPr>
              <w:t>y</w:t>
            </w:r>
            <w:proofErr w:type="spellEnd"/>
          </w:p>
        </w:tc>
        <w:tc>
          <w:tcPr>
            <w:tcW w:w="6779" w:type="dxa"/>
            <w:shd w:val="clear" w:color="auto" w:fill="8EAADB" w:themeFill="accent1" w:themeFillTint="99"/>
          </w:tcPr>
          <w:p w14:paraId="2EC8AA29" w14:textId="73AA6F43" w:rsidR="006A1499" w:rsidRPr="00FE7C00" w:rsidRDefault="009E17DA" w:rsidP="000D3C45">
            <w:pPr>
              <w:rPr>
                <w:b/>
                <w:bCs/>
              </w:rPr>
            </w:pPr>
            <w:r>
              <w:rPr>
                <w:b/>
                <w:bCs/>
              </w:rPr>
              <w:t>Beschreibung</w:t>
            </w:r>
          </w:p>
        </w:tc>
      </w:tr>
      <w:tr w:rsidR="006A1499" w:rsidRPr="00DC02DD" w14:paraId="661C0C9E" w14:textId="77777777" w:rsidTr="000D3C45">
        <w:tc>
          <w:tcPr>
            <w:tcW w:w="2283" w:type="dxa"/>
            <w:shd w:val="clear" w:color="auto" w:fill="FFFFFF" w:themeFill="background1"/>
          </w:tcPr>
          <w:p w14:paraId="753DF2BB" w14:textId="608FCB9D" w:rsidR="006A1499" w:rsidRPr="009F72E0" w:rsidRDefault="00687F7A" w:rsidP="009B5827">
            <w:r>
              <w:t>express</w:t>
            </w:r>
          </w:p>
        </w:tc>
        <w:tc>
          <w:tcPr>
            <w:tcW w:w="6779" w:type="dxa"/>
            <w:shd w:val="clear" w:color="auto" w:fill="FFFFFF" w:themeFill="background1"/>
          </w:tcPr>
          <w:p w14:paraId="6495E917" w14:textId="49AFB260" w:rsidR="006A1499" w:rsidRPr="00DC02DD" w:rsidRDefault="005902B3" w:rsidP="000D3C45">
            <w:r w:rsidRPr="00DC02DD">
              <w:t>JS-Backend Framework</w:t>
            </w:r>
            <w:r w:rsidR="00B269DC" w:rsidRPr="00DC02DD">
              <w:t xml:space="preserve">, welche modulare </w:t>
            </w:r>
            <w:r w:rsidR="00DC02DD" w:rsidRPr="00DC02DD">
              <w:t>Softwarearchitektur ermögl</w:t>
            </w:r>
            <w:r w:rsidR="00DC02DD">
              <w:t>icht</w:t>
            </w:r>
          </w:p>
        </w:tc>
      </w:tr>
      <w:tr w:rsidR="006A1499" w:rsidRPr="00DC02DD" w14:paraId="0478ABCB" w14:textId="77777777" w:rsidTr="000D3C45">
        <w:tc>
          <w:tcPr>
            <w:tcW w:w="2283" w:type="dxa"/>
          </w:tcPr>
          <w:p w14:paraId="5D1CED80" w14:textId="55036C4A" w:rsidR="006A1499" w:rsidRPr="00DC02DD" w:rsidRDefault="00DC02DD" w:rsidP="009B5827">
            <w:proofErr w:type="spellStart"/>
            <w:r>
              <w:t>knex</w:t>
            </w:r>
            <w:proofErr w:type="spellEnd"/>
          </w:p>
        </w:tc>
        <w:tc>
          <w:tcPr>
            <w:tcW w:w="6779" w:type="dxa"/>
          </w:tcPr>
          <w:p w14:paraId="39D03B1D" w14:textId="62C04A94" w:rsidR="006A1499" w:rsidRPr="00DC02DD" w:rsidRDefault="00E92577" w:rsidP="000D3C45">
            <w:r>
              <w:t>SQL-</w:t>
            </w:r>
            <w:r w:rsidR="00AA7F10">
              <w:t>Abfrage-Generator für Node.js</w:t>
            </w:r>
          </w:p>
        </w:tc>
      </w:tr>
      <w:tr w:rsidR="006A1499" w:rsidRPr="00DC02DD" w14:paraId="772AEEA8" w14:textId="77777777" w:rsidTr="000D3C45">
        <w:tc>
          <w:tcPr>
            <w:tcW w:w="2283" w:type="dxa"/>
          </w:tcPr>
          <w:p w14:paraId="24633F93" w14:textId="402D2143" w:rsidR="006A1499" w:rsidRPr="00DC02DD" w:rsidRDefault="00940DC8" w:rsidP="009B5827">
            <w:proofErr w:type="spellStart"/>
            <w:r>
              <w:t>mysql</w:t>
            </w:r>
            <w:proofErr w:type="spellEnd"/>
          </w:p>
        </w:tc>
        <w:tc>
          <w:tcPr>
            <w:tcW w:w="6779" w:type="dxa"/>
          </w:tcPr>
          <w:p w14:paraId="0E8AA00E" w14:textId="16178B8F" w:rsidR="006A1499" w:rsidRPr="00DC02DD" w:rsidRDefault="00DE003D" w:rsidP="000D3C45">
            <w:r>
              <w:t>Node.js Treiber für MySQL</w:t>
            </w:r>
          </w:p>
        </w:tc>
      </w:tr>
      <w:tr w:rsidR="009F7E59" w:rsidRPr="00DC02DD" w14:paraId="087C4866" w14:textId="77777777" w:rsidTr="000D3C45">
        <w:tc>
          <w:tcPr>
            <w:tcW w:w="2283" w:type="dxa"/>
          </w:tcPr>
          <w:p w14:paraId="03A71E73" w14:textId="5FBDA65C" w:rsidR="009F7E59" w:rsidRDefault="009F7E59" w:rsidP="009B5827">
            <w:proofErr w:type="spellStart"/>
            <w:r>
              <w:t>Jest</w:t>
            </w:r>
            <w:proofErr w:type="spellEnd"/>
          </w:p>
        </w:tc>
        <w:tc>
          <w:tcPr>
            <w:tcW w:w="6779" w:type="dxa"/>
          </w:tcPr>
          <w:p w14:paraId="3D47D9D3" w14:textId="2814350F" w:rsidR="009F7E59" w:rsidRDefault="009F7E59" w:rsidP="000D3C45">
            <w:r>
              <w:t>Fra</w:t>
            </w:r>
            <w:r w:rsidR="00845913">
              <w:t>mework zum Testen von JavaScript-Code</w:t>
            </w:r>
          </w:p>
        </w:tc>
      </w:tr>
    </w:tbl>
    <w:p w14:paraId="11FB8915" w14:textId="3FF13267" w:rsidR="00A44ED1" w:rsidRPr="00676186" w:rsidRDefault="00A44ED1" w:rsidP="00676186"/>
    <w:p w14:paraId="2931289D" w14:textId="77777777" w:rsidR="009D7B4E" w:rsidRDefault="009D7B4E" w:rsidP="009D7B4E">
      <w:pPr>
        <w:pStyle w:val="berschrift3"/>
      </w:pPr>
      <w:bookmarkStart w:id="237" w:name="_Toc88727877"/>
      <w:r>
        <w:t>Zugriffsberechtigungen</w:t>
      </w:r>
      <w:bookmarkEnd w:id="237"/>
    </w:p>
    <w:p w14:paraId="5DEFDC49" w14:textId="12C07CED" w:rsidR="009D7B4E" w:rsidRDefault="00DB2CA7" w:rsidP="009D7B4E">
      <w:r>
        <w:t>Im folgenden Abschnitt werden die Zugriffberechtigungen für die einzelnen geschützte</w:t>
      </w:r>
      <w:ins w:id="238" w:author="Therese" w:date="2021-11-25T14:57:00Z">
        <w:r w:rsidR="00787922">
          <w:t>n</w:t>
        </w:r>
      </w:ins>
      <w:r>
        <w:t xml:space="preserve"> Elemente kurz beschrieben.</w:t>
      </w:r>
    </w:p>
    <w:p w14:paraId="55E2C0C6" w14:textId="77777777" w:rsidR="009D7B4E" w:rsidRDefault="009D7B4E" w:rsidP="009D7B4E"/>
    <w:p w14:paraId="03027B55" w14:textId="117BE0A5" w:rsidR="0071386B" w:rsidRDefault="0071386B" w:rsidP="00A44ED1">
      <w:pPr>
        <w:pStyle w:val="berschrift9"/>
      </w:pPr>
      <w:r>
        <w:t>Azure</w:t>
      </w:r>
    </w:p>
    <w:tbl>
      <w:tblPr>
        <w:tblStyle w:val="Tabellenraster"/>
        <w:tblW w:w="0" w:type="auto"/>
        <w:tblLook w:val="04A0" w:firstRow="1" w:lastRow="0" w:firstColumn="1" w:lastColumn="0" w:noHBand="0" w:noVBand="1"/>
      </w:tblPr>
      <w:tblGrid>
        <w:gridCol w:w="4540"/>
        <w:gridCol w:w="4522"/>
      </w:tblGrid>
      <w:tr w:rsidR="0071386B" w:rsidRPr="00FE7C00" w14:paraId="48184EA0" w14:textId="77777777" w:rsidTr="00756E33">
        <w:tc>
          <w:tcPr>
            <w:tcW w:w="4540" w:type="dxa"/>
            <w:shd w:val="clear" w:color="auto" w:fill="8EAADB" w:themeFill="accent1" w:themeFillTint="99"/>
          </w:tcPr>
          <w:p w14:paraId="732FAFE8" w14:textId="77777777" w:rsidR="0071386B" w:rsidRPr="00FE7C00" w:rsidRDefault="0071386B" w:rsidP="00756E33">
            <w:pPr>
              <w:rPr>
                <w:b/>
                <w:bCs/>
              </w:rPr>
            </w:pPr>
            <w:r>
              <w:rPr>
                <w:b/>
                <w:bCs/>
              </w:rPr>
              <w:t>Bezeichnung</w:t>
            </w:r>
          </w:p>
        </w:tc>
        <w:tc>
          <w:tcPr>
            <w:tcW w:w="4522" w:type="dxa"/>
            <w:shd w:val="clear" w:color="auto" w:fill="8EAADB" w:themeFill="accent1" w:themeFillTint="99"/>
          </w:tcPr>
          <w:p w14:paraId="077C56BD" w14:textId="77777777" w:rsidR="0071386B" w:rsidRPr="00FE7C00" w:rsidRDefault="0071386B" w:rsidP="00756E33">
            <w:pPr>
              <w:rPr>
                <w:b/>
                <w:bCs/>
              </w:rPr>
            </w:pPr>
            <w:r>
              <w:rPr>
                <w:b/>
                <w:bCs/>
              </w:rPr>
              <w:t>Wert</w:t>
            </w:r>
          </w:p>
        </w:tc>
      </w:tr>
      <w:tr w:rsidR="0071386B" w14:paraId="4E76C4AC" w14:textId="77777777" w:rsidTr="00756E33">
        <w:tc>
          <w:tcPr>
            <w:tcW w:w="4540" w:type="dxa"/>
          </w:tcPr>
          <w:p w14:paraId="678D3247" w14:textId="5EC11A3D" w:rsidR="0071386B" w:rsidRDefault="00510231" w:rsidP="00756E33">
            <w:r>
              <w:t>Vollständiger Name</w:t>
            </w:r>
          </w:p>
        </w:tc>
        <w:tc>
          <w:tcPr>
            <w:tcW w:w="4522" w:type="dxa"/>
          </w:tcPr>
          <w:p w14:paraId="2ECECC0C" w14:textId="3349CF29" w:rsidR="0071386B" w:rsidRDefault="00510231" w:rsidP="00756E33">
            <w:r>
              <w:t>Michael Schmid</w:t>
            </w:r>
          </w:p>
        </w:tc>
      </w:tr>
      <w:tr w:rsidR="00510231" w14:paraId="1D3E2FF5" w14:textId="77777777" w:rsidTr="00756E33">
        <w:tc>
          <w:tcPr>
            <w:tcW w:w="4540" w:type="dxa"/>
          </w:tcPr>
          <w:p w14:paraId="0976CD09" w14:textId="46CC4763" w:rsidR="00510231" w:rsidRDefault="00510231" w:rsidP="00756E33">
            <w:r>
              <w:t>E-Mail</w:t>
            </w:r>
          </w:p>
        </w:tc>
        <w:tc>
          <w:tcPr>
            <w:tcW w:w="4522" w:type="dxa"/>
          </w:tcPr>
          <w:p w14:paraId="2DA4903D" w14:textId="78B9D9FB" w:rsidR="00510231" w:rsidRDefault="00510231" w:rsidP="00756E33">
            <w:r>
              <w:t>In19scmi@tfbern.ch</w:t>
            </w:r>
          </w:p>
        </w:tc>
      </w:tr>
      <w:tr w:rsidR="0071386B" w14:paraId="0716354B" w14:textId="77777777" w:rsidTr="00756E33">
        <w:tc>
          <w:tcPr>
            <w:tcW w:w="4540" w:type="dxa"/>
          </w:tcPr>
          <w:p w14:paraId="3D63CBEF" w14:textId="77777777" w:rsidR="0071386B" w:rsidRDefault="0071386B" w:rsidP="00756E33">
            <w:r>
              <w:t>Passwort</w:t>
            </w:r>
          </w:p>
        </w:tc>
        <w:tc>
          <w:tcPr>
            <w:tcW w:w="4522" w:type="dxa"/>
          </w:tcPr>
          <w:p w14:paraId="3893544F" w14:textId="77777777" w:rsidR="0071386B" w:rsidRDefault="0071386B" w:rsidP="00756E33">
            <w:r>
              <w:t>-</w:t>
            </w:r>
          </w:p>
        </w:tc>
      </w:tr>
      <w:tr w:rsidR="0071386B" w14:paraId="39613466" w14:textId="77777777" w:rsidTr="00756E33">
        <w:tc>
          <w:tcPr>
            <w:tcW w:w="4540" w:type="dxa"/>
          </w:tcPr>
          <w:p w14:paraId="7A072282" w14:textId="77777777" w:rsidR="0071386B" w:rsidRDefault="0071386B" w:rsidP="00756E33">
            <w:r>
              <w:t>Host Value</w:t>
            </w:r>
          </w:p>
        </w:tc>
        <w:tc>
          <w:tcPr>
            <w:tcW w:w="4522" w:type="dxa"/>
          </w:tcPr>
          <w:p w14:paraId="7EC3D221" w14:textId="77777777" w:rsidR="0071386B" w:rsidRDefault="0071386B" w:rsidP="00A2581C">
            <w:pPr>
              <w:keepNext/>
            </w:pPr>
            <w:proofErr w:type="spellStart"/>
            <w:r>
              <w:t>Portal.azure</w:t>
            </w:r>
            <w:proofErr w:type="spellEnd"/>
            <w:r>
              <w:t>/</w:t>
            </w:r>
            <w:proofErr w:type="spellStart"/>
            <w:r>
              <w:t>michaelvorIPA</w:t>
            </w:r>
            <w:proofErr w:type="spellEnd"/>
          </w:p>
        </w:tc>
      </w:tr>
    </w:tbl>
    <w:p w14:paraId="2E8A1989" w14:textId="06F70D6A" w:rsidR="0071386B" w:rsidRDefault="00A2581C" w:rsidP="00A2581C">
      <w:pPr>
        <w:pStyle w:val="Beschriftung"/>
      </w:pPr>
      <w:bookmarkStart w:id="239" w:name="_Toc88468804"/>
      <w:r>
        <w:t xml:space="preserve">Tabelle </w:t>
      </w:r>
      <w:r w:rsidR="0034038F">
        <w:fldChar w:fldCharType="begin"/>
      </w:r>
      <w:r w:rsidR="0034038F">
        <w:instrText xml:space="preserve"> SEQ Tabelle \* ARABIC </w:instrText>
      </w:r>
      <w:r w:rsidR="0034038F">
        <w:fldChar w:fldCharType="separate"/>
      </w:r>
      <w:r w:rsidR="00E2796F">
        <w:rPr>
          <w:noProof/>
        </w:rPr>
        <w:t>25</w:t>
      </w:r>
      <w:r w:rsidR="0034038F">
        <w:rPr>
          <w:noProof/>
        </w:rPr>
        <w:fldChar w:fldCharType="end"/>
      </w:r>
      <w:r>
        <w:t>: Azure Zugriff</w:t>
      </w:r>
      <w:bookmarkEnd w:id="239"/>
    </w:p>
    <w:p w14:paraId="770A471D" w14:textId="43CD22BE" w:rsidR="009D7B4E" w:rsidRDefault="009D7B4E" w:rsidP="009D7B4E"/>
    <w:p w14:paraId="605725E9" w14:textId="77777777" w:rsidR="009D7B4E" w:rsidRDefault="009D7B4E" w:rsidP="009D7B4E"/>
    <w:p w14:paraId="0A563796" w14:textId="4F693810" w:rsidR="009D7B4E" w:rsidRPr="00532D58" w:rsidRDefault="001F6E05" w:rsidP="00A44ED1">
      <w:pPr>
        <w:pStyle w:val="berschrift9"/>
      </w:pPr>
      <w:r>
        <w:t>MySQL</w:t>
      </w:r>
    </w:p>
    <w:tbl>
      <w:tblPr>
        <w:tblStyle w:val="Tabellenraster"/>
        <w:tblW w:w="0" w:type="auto"/>
        <w:tblLook w:val="04A0" w:firstRow="1" w:lastRow="0" w:firstColumn="1" w:lastColumn="0" w:noHBand="0" w:noVBand="1"/>
      </w:tblPr>
      <w:tblGrid>
        <w:gridCol w:w="4540"/>
        <w:gridCol w:w="4522"/>
      </w:tblGrid>
      <w:tr w:rsidR="009D7B4E" w:rsidRPr="00FE7C00" w14:paraId="2531ECB4" w14:textId="77777777" w:rsidTr="00756E33">
        <w:tc>
          <w:tcPr>
            <w:tcW w:w="4540" w:type="dxa"/>
            <w:shd w:val="clear" w:color="auto" w:fill="8EAADB" w:themeFill="accent1" w:themeFillTint="99"/>
          </w:tcPr>
          <w:p w14:paraId="289F2419" w14:textId="77777777" w:rsidR="009D7B4E" w:rsidRPr="00FE7C00" w:rsidRDefault="009D7B4E" w:rsidP="00756E33">
            <w:pPr>
              <w:rPr>
                <w:b/>
                <w:bCs/>
              </w:rPr>
            </w:pPr>
            <w:r>
              <w:rPr>
                <w:b/>
                <w:bCs/>
              </w:rPr>
              <w:t>Bezeichnung</w:t>
            </w:r>
          </w:p>
        </w:tc>
        <w:tc>
          <w:tcPr>
            <w:tcW w:w="4522" w:type="dxa"/>
            <w:shd w:val="clear" w:color="auto" w:fill="8EAADB" w:themeFill="accent1" w:themeFillTint="99"/>
          </w:tcPr>
          <w:p w14:paraId="7C38AC2B" w14:textId="77777777" w:rsidR="009D7B4E" w:rsidRPr="00FE7C00" w:rsidRDefault="009D7B4E" w:rsidP="00756E33">
            <w:pPr>
              <w:rPr>
                <w:b/>
                <w:bCs/>
              </w:rPr>
            </w:pPr>
            <w:r>
              <w:rPr>
                <w:b/>
                <w:bCs/>
              </w:rPr>
              <w:t>Wert</w:t>
            </w:r>
          </w:p>
        </w:tc>
      </w:tr>
      <w:tr w:rsidR="009D7B4E" w14:paraId="496405AE" w14:textId="77777777" w:rsidTr="00756E33">
        <w:tc>
          <w:tcPr>
            <w:tcW w:w="4540" w:type="dxa"/>
          </w:tcPr>
          <w:p w14:paraId="07526B45" w14:textId="77777777" w:rsidR="009D7B4E" w:rsidRDefault="009D7B4E" w:rsidP="00756E33">
            <w:r>
              <w:t>Benutzername</w:t>
            </w:r>
          </w:p>
        </w:tc>
        <w:tc>
          <w:tcPr>
            <w:tcW w:w="4522" w:type="dxa"/>
          </w:tcPr>
          <w:p w14:paraId="7FE9DA2E" w14:textId="77777777" w:rsidR="009D7B4E" w:rsidRDefault="009D7B4E" w:rsidP="00756E33">
            <w:proofErr w:type="spellStart"/>
            <w:r>
              <w:t>michael</w:t>
            </w:r>
            <w:proofErr w:type="spellEnd"/>
          </w:p>
        </w:tc>
      </w:tr>
      <w:tr w:rsidR="009D7B4E" w14:paraId="499CD96D" w14:textId="77777777" w:rsidTr="00756E33">
        <w:tc>
          <w:tcPr>
            <w:tcW w:w="4540" w:type="dxa"/>
          </w:tcPr>
          <w:p w14:paraId="1D3ABE81" w14:textId="77777777" w:rsidR="009D7B4E" w:rsidRDefault="009D7B4E" w:rsidP="00756E33">
            <w:r>
              <w:t>Passwort</w:t>
            </w:r>
          </w:p>
        </w:tc>
        <w:tc>
          <w:tcPr>
            <w:tcW w:w="4522" w:type="dxa"/>
          </w:tcPr>
          <w:p w14:paraId="71AB099E" w14:textId="5A585222" w:rsidR="009D7B4E" w:rsidRDefault="00F17A41" w:rsidP="00756E33">
            <w:r>
              <w:t>-</w:t>
            </w:r>
          </w:p>
        </w:tc>
      </w:tr>
      <w:tr w:rsidR="009D7B4E" w14:paraId="2AD16E5F" w14:textId="77777777" w:rsidTr="00756E33">
        <w:tc>
          <w:tcPr>
            <w:tcW w:w="4540" w:type="dxa"/>
          </w:tcPr>
          <w:p w14:paraId="214DFB26" w14:textId="6E421E81" w:rsidR="009D7B4E" w:rsidRDefault="007163F3" w:rsidP="00756E33">
            <w:r>
              <w:t>Host Value</w:t>
            </w:r>
          </w:p>
        </w:tc>
        <w:tc>
          <w:tcPr>
            <w:tcW w:w="4522" w:type="dxa"/>
          </w:tcPr>
          <w:p w14:paraId="47A89E65" w14:textId="3577D9C6" w:rsidR="009D7B4E" w:rsidRDefault="007163F3" w:rsidP="00756E33">
            <w:pPr>
              <w:keepNext/>
            </w:pPr>
            <w:proofErr w:type="spellStart"/>
            <w:r>
              <w:t>Portal.azure</w:t>
            </w:r>
            <w:proofErr w:type="spellEnd"/>
            <w:r>
              <w:t>/</w:t>
            </w:r>
            <w:proofErr w:type="spellStart"/>
            <w:r>
              <w:t>michaelvorIPA</w:t>
            </w:r>
            <w:proofErr w:type="spellEnd"/>
          </w:p>
        </w:tc>
      </w:tr>
    </w:tbl>
    <w:p w14:paraId="3F83F8A5" w14:textId="2D750475" w:rsidR="009D7B4E" w:rsidRDefault="009D7B4E" w:rsidP="009D7B4E">
      <w:pPr>
        <w:pStyle w:val="Beschriftung"/>
        <w:rPr>
          <w:noProof/>
        </w:rPr>
      </w:pPr>
      <w:bookmarkStart w:id="240" w:name="_Toc88468805"/>
      <w:r>
        <w:t xml:space="preserve">Tabelle </w:t>
      </w:r>
      <w:r w:rsidR="0034038F">
        <w:fldChar w:fldCharType="begin"/>
      </w:r>
      <w:r w:rsidR="0034038F">
        <w:instrText xml:space="preserve"> SEQ Tabelle \* ARABIC </w:instrText>
      </w:r>
      <w:r w:rsidR="0034038F">
        <w:fldChar w:fldCharType="separate"/>
      </w:r>
      <w:r w:rsidR="00E2796F">
        <w:rPr>
          <w:noProof/>
        </w:rPr>
        <w:t>26</w:t>
      </w:r>
      <w:r w:rsidR="0034038F">
        <w:rPr>
          <w:noProof/>
        </w:rPr>
        <w:fldChar w:fldCharType="end"/>
      </w:r>
      <w:r w:rsidR="00A2581C">
        <w:t>: MySQL Zugriff</w:t>
      </w:r>
      <w:bookmarkEnd w:id="240"/>
    </w:p>
    <w:p w14:paraId="6123BC92" w14:textId="77777777" w:rsidR="00046086" w:rsidRDefault="00046086" w:rsidP="00046086"/>
    <w:p w14:paraId="74F27662" w14:textId="77777777" w:rsidR="009D7B4E" w:rsidRDefault="009D7B4E" w:rsidP="00E40D33"/>
    <w:p w14:paraId="7D490ADF" w14:textId="69D27AD5" w:rsidR="00584176" w:rsidRDefault="00584176" w:rsidP="00E40D33"/>
    <w:p w14:paraId="55E7B957" w14:textId="307659D7" w:rsidR="006F791B" w:rsidRPr="006F791B" w:rsidRDefault="00632056" w:rsidP="006F791B">
      <w:pPr>
        <w:pStyle w:val="berschrift3"/>
      </w:pPr>
      <w:bookmarkStart w:id="241" w:name="_Toc88727878"/>
      <w:r w:rsidRPr="006F791B">
        <w:lastRenderedPageBreak/>
        <w:drawing>
          <wp:anchor distT="0" distB="0" distL="114300" distR="114300" simplePos="0" relativeHeight="251751424" behindDoc="0" locked="0" layoutInCell="1" allowOverlap="1" wp14:anchorId="502F1850" wp14:editId="245DDD9A">
            <wp:simplePos x="0" y="0"/>
            <wp:positionH relativeFrom="column">
              <wp:posOffset>-173990</wp:posOffset>
            </wp:positionH>
            <wp:positionV relativeFrom="paragraph">
              <wp:posOffset>451485</wp:posOffset>
            </wp:positionV>
            <wp:extent cx="5760720" cy="2451735"/>
            <wp:effectExtent l="0" t="0" r="0" b="5715"/>
            <wp:wrapThrough wrapText="bothSides">
              <wp:wrapPolygon edited="0">
                <wp:start x="0" y="0"/>
                <wp:lineTo x="0" y="21483"/>
                <wp:lineTo x="21500" y="21483"/>
                <wp:lineTo x="21500"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2451735"/>
                    </a:xfrm>
                    <a:prstGeom prst="rect">
                      <a:avLst/>
                    </a:prstGeom>
                  </pic:spPr>
                </pic:pic>
              </a:graphicData>
            </a:graphic>
          </wp:anchor>
        </w:drawing>
      </w:r>
      <w:r w:rsidR="00A2581C" w:rsidRPr="006F791B">
        <mc:AlternateContent>
          <mc:Choice Requires="wps">
            <w:drawing>
              <wp:anchor distT="0" distB="0" distL="114300" distR="114300" simplePos="0" relativeHeight="251759616" behindDoc="0" locked="0" layoutInCell="1" allowOverlap="1" wp14:anchorId="23790D90" wp14:editId="4761484C">
                <wp:simplePos x="0" y="0"/>
                <wp:positionH relativeFrom="column">
                  <wp:posOffset>-92710</wp:posOffset>
                </wp:positionH>
                <wp:positionV relativeFrom="paragraph">
                  <wp:posOffset>3417570</wp:posOffset>
                </wp:positionV>
                <wp:extent cx="5760720" cy="635"/>
                <wp:effectExtent l="0" t="0" r="0" b="0"/>
                <wp:wrapThrough wrapText="bothSides">
                  <wp:wrapPolygon edited="0">
                    <wp:start x="0" y="0"/>
                    <wp:lineTo x="0" y="21600"/>
                    <wp:lineTo x="21600" y="21600"/>
                    <wp:lineTo x="21600" y="0"/>
                  </wp:wrapPolygon>
                </wp:wrapThrough>
                <wp:docPr id="30" name="Textfeld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60CD9C1" w14:textId="072ADB2D" w:rsidR="00A2581C" w:rsidRPr="00C100D1" w:rsidRDefault="00A2581C" w:rsidP="00A2581C">
                            <w:pPr>
                              <w:pStyle w:val="Beschriftung"/>
                            </w:pPr>
                            <w:bookmarkStart w:id="242" w:name="_Toc88468683"/>
                            <w:r>
                              <w:t xml:space="preserve">Abbildung </w:t>
                            </w:r>
                            <w:r w:rsidR="0034038F">
                              <w:fldChar w:fldCharType="begin"/>
                            </w:r>
                            <w:r w:rsidR="0034038F">
                              <w:instrText xml:space="preserve"> SEQ Abbildung \* ARABIC </w:instrText>
                            </w:r>
                            <w:r w:rsidR="0034038F">
                              <w:fldChar w:fldCharType="separate"/>
                            </w:r>
                            <w:r w:rsidR="005474F5">
                              <w:rPr>
                                <w:noProof/>
                              </w:rPr>
                              <w:t>19</w:t>
                            </w:r>
                            <w:r w:rsidR="0034038F">
                              <w:rPr>
                                <w:noProof/>
                              </w:rPr>
                              <w:fldChar w:fldCharType="end"/>
                            </w:r>
                            <w:r>
                              <w:t xml:space="preserve">: </w:t>
                            </w:r>
                            <w:proofErr w:type="spellStart"/>
                            <w:r>
                              <w:t>Deployment</w:t>
                            </w:r>
                            <w:proofErr w:type="spellEnd"/>
                            <w:r>
                              <w:t xml:space="preserve"> in Azure</w:t>
                            </w:r>
                            <w:bookmarkEnd w:id="242"/>
                            <w:r w:rsidR="00177079">
                              <w:t xml:space="preserve"> Ablaufübersicht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90D90" id="Textfeld 30" o:spid="_x0000_s1034" type="#_x0000_t202" style="position:absolute;left:0;text-align:left;margin-left:-7.3pt;margin-top:269.1pt;width:453.6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" stroked="f">
                <v:textbox style="mso-fit-shape-to-text:t" inset="0,0,0,0">
                  <w:txbxContent>
                    <w:p w14:paraId="560CD9C1" w14:textId="072ADB2D" w:rsidR="00A2581C" w:rsidRPr="00C100D1" w:rsidRDefault="00A2581C" w:rsidP="00A2581C">
                      <w:pPr>
                        <w:pStyle w:val="Beschriftung"/>
                      </w:pPr>
                      <w:bookmarkStart w:id="243" w:name="_Toc88468683"/>
                      <w:r>
                        <w:t xml:space="preserve">Abbildung </w:t>
                      </w:r>
                      <w:r w:rsidR="0034038F">
                        <w:fldChar w:fldCharType="begin"/>
                      </w:r>
                      <w:r w:rsidR="0034038F">
                        <w:instrText xml:space="preserve"> SEQ Abbildung \* ARABIC </w:instrText>
                      </w:r>
                      <w:r w:rsidR="0034038F">
                        <w:fldChar w:fldCharType="separate"/>
                      </w:r>
                      <w:r w:rsidR="005474F5">
                        <w:rPr>
                          <w:noProof/>
                        </w:rPr>
                        <w:t>19</w:t>
                      </w:r>
                      <w:r w:rsidR="0034038F">
                        <w:rPr>
                          <w:noProof/>
                        </w:rPr>
                        <w:fldChar w:fldCharType="end"/>
                      </w:r>
                      <w:r>
                        <w:t xml:space="preserve">: </w:t>
                      </w:r>
                      <w:proofErr w:type="spellStart"/>
                      <w:r>
                        <w:t>Deployment</w:t>
                      </w:r>
                      <w:proofErr w:type="spellEnd"/>
                      <w:r>
                        <w:t xml:space="preserve"> in Azure</w:t>
                      </w:r>
                      <w:bookmarkEnd w:id="243"/>
                      <w:r w:rsidR="00177079">
                        <w:t xml:space="preserve"> Ablaufübersicht</w:t>
                      </w:r>
                    </w:p>
                  </w:txbxContent>
                </v:textbox>
                <w10:wrap type="through"/>
              </v:shape>
            </w:pict>
          </mc:Fallback>
        </mc:AlternateContent>
      </w:r>
      <w:r w:rsidR="001E05C3" w:rsidRPr="006F791B">
        <w:t>Deployment</w:t>
      </w:r>
      <w:r w:rsidR="00177079">
        <w:t>konzept</w:t>
      </w:r>
      <w:bookmarkEnd w:id="241"/>
    </w:p>
    <w:p w14:paraId="3E8F36B2" w14:textId="77777777" w:rsidR="00177079" w:rsidRDefault="00177079" w:rsidP="00177079">
      <w:pPr>
        <w:rPr>
          <w:lang w:val="fr-CH"/>
        </w:rPr>
      </w:pPr>
      <w:proofErr w:type="gramStart"/>
      <w:r w:rsidRPr="00E5592D">
        <w:rPr>
          <w:lang w:val="fr-CH"/>
        </w:rPr>
        <w:t>Quelle:</w:t>
      </w:r>
      <w:proofErr w:type="gramEnd"/>
      <w:r w:rsidRPr="00E5592D">
        <w:rPr>
          <w:lang w:val="fr-CH"/>
        </w:rPr>
        <w:t xml:space="preserve"> https://azuredays.com/2020/11/06/alternatives-to-azure-kubernetes-aks-azure-container-instances/</w:t>
      </w:r>
    </w:p>
    <w:p w14:paraId="06937F12" w14:textId="77777777" w:rsidR="00177079" w:rsidRPr="00177079" w:rsidRDefault="00177079" w:rsidP="00E40D33">
      <w:pPr>
        <w:rPr>
          <w:lang w:val="fr-CH"/>
        </w:rPr>
      </w:pPr>
    </w:p>
    <w:p w14:paraId="1BC62796" w14:textId="5C7E388F" w:rsidR="00E5592D" w:rsidRDefault="00F82E0D" w:rsidP="00A4502A">
      <w:pPr>
        <w:pStyle w:val="berschrift9"/>
      </w:pPr>
      <w:proofErr w:type="spellStart"/>
      <w:r>
        <w:t>Deploymentschritte</w:t>
      </w:r>
      <w:proofErr w:type="spellEnd"/>
    </w:p>
    <w:p w14:paraId="563DFC8A" w14:textId="4FE7C495" w:rsidR="00B57B5E" w:rsidRDefault="00B57B5E" w:rsidP="00B57B5E">
      <w:pPr>
        <w:rPr>
          <w:b/>
          <w:bCs/>
        </w:rPr>
      </w:pPr>
      <w:r>
        <w:rPr>
          <w:b/>
          <w:bCs/>
        </w:rPr>
        <w:t>Einleitung</w:t>
      </w:r>
    </w:p>
    <w:p w14:paraId="46C11CD5" w14:textId="56C5A180" w:rsidR="00B57B5E" w:rsidRPr="00B57B5E" w:rsidRDefault="00240E12" w:rsidP="00B57B5E">
      <w:r>
        <w:t>Als erstes wurde die Webapplikation lokal erstellt und getestet. Sobald die Webapplikation lokal einwandfrei läuft</w:t>
      </w:r>
      <w:r w:rsidR="00356891">
        <w:t xml:space="preserve">, </w:t>
      </w:r>
      <w:r w:rsidR="00A65D49">
        <w:t xml:space="preserve">soll diese auf Azure </w:t>
      </w:r>
      <w:proofErr w:type="spellStart"/>
      <w:r w:rsidR="0086207B">
        <w:t>deployed</w:t>
      </w:r>
      <w:proofErr w:type="spellEnd"/>
      <w:r w:rsidR="0086207B">
        <w:t xml:space="preserve"> werden. Dazu wird als erstes ein </w:t>
      </w:r>
      <w:proofErr w:type="spellStart"/>
      <w:r w:rsidR="0086207B">
        <w:t>Dockerimage</w:t>
      </w:r>
      <w:proofErr w:type="spellEnd"/>
      <w:r w:rsidR="0086207B">
        <w:t xml:space="preserve"> erstellt. Das </w:t>
      </w:r>
      <w:proofErr w:type="spellStart"/>
      <w:r w:rsidR="0086207B">
        <w:t>Dockerimage</w:t>
      </w:r>
      <w:proofErr w:type="spellEnd"/>
      <w:r w:rsidR="0086207B">
        <w:t xml:space="preserve"> wird schliesslich auf Azure </w:t>
      </w:r>
      <w:proofErr w:type="spellStart"/>
      <w:r w:rsidR="0086207B">
        <w:t>gepushed</w:t>
      </w:r>
      <w:proofErr w:type="spellEnd"/>
      <w:r w:rsidR="0086207B">
        <w:t xml:space="preserve"> und dort </w:t>
      </w:r>
      <w:r w:rsidR="00D9758A">
        <w:t>kann es als dann als neue Containerinstanz ausgewählt werden.</w:t>
      </w:r>
    </w:p>
    <w:p w14:paraId="70633B46" w14:textId="3F92F48E" w:rsidR="006E0FA8" w:rsidRDefault="00D41421" w:rsidP="006E0FA8">
      <w:pPr>
        <w:rPr>
          <w:b/>
          <w:bCs/>
        </w:rPr>
      </w:pPr>
      <w:r>
        <w:rPr>
          <w:b/>
          <w:bCs/>
        </w:rPr>
        <w:t>Voraussetzungen</w:t>
      </w:r>
    </w:p>
    <w:p w14:paraId="1C97A7EB" w14:textId="285AAAFE" w:rsidR="006E0FA8" w:rsidRDefault="006E0FA8" w:rsidP="006E0FA8">
      <w:pPr>
        <w:pStyle w:val="Listenabsatz"/>
        <w:numPr>
          <w:ilvl w:val="0"/>
          <w:numId w:val="33"/>
        </w:numPr>
      </w:pPr>
      <w:r>
        <w:t>Webapplikation lokal fertiggestellt</w:t>
      </w:r>
    </w:p>
    <w:p w14:paraId="7EC4544D" w14:textId="658A47FF" w:rsidR="006E0FA8" w:rsidRDefault="003338AA" w:rsidP="006E0FA8">
      <w:pPr>
        <w:pStyle w:val="Listenabsatz"/>
        <w:numPr>
          <w:ilvl w:val="0"/>
          <w:numId w:val="33"/>
        </w:numPr>
      </w:pPr>
      <w:r>
        <w:t>Docker Image von Webapplikation erstellt</w:t>
      </w:r>
    </w:p>
    <w:p w14:paraId="55322B9F" w14:textId="2463CE13" w:rsidR="00593550" w:rsidRDefault="00D710A5" w:rsidP="008F30A4">
      <w:pPr>
        <w:pStyle w:val="Listenabsatz"/>
        <w:numPr>
          <w:ilvl w:val="0"/>
          <w:numId w:val="33"/>
        </w:numPr>
      </w:pPr>
      <w:r>
        <w:t>Azure nach «Azure-Konzept» umgesetzt.</w:t>
      </w:r>
    </w:p>
    <w:p w14:paraId="5FC39C33" w14:textId="77777777" w:rsidR="008F30A4" w:rsidRPr="006E0FA8" w:rsidRDefault="008F30A4" w:rsidP="008F30A4"/>
    <w:tbl>
      <w:tblPr>
        <w:tblStyle w:val="Tabellenraster"/>
        <w:tblW w:w="0" w:type="auto"/>
        <w:tblLook w:val="04A0" w:firstRow="1" w:lastRow="0" w:firstColumn="1" w:lastColumn="0" w:noHBand="0" w:noVBand="1"/>
      </w:tblPr>
      <w:tblGrid>
        <w:gridCol w:w="1549"/>
        <w:gridCol w:w="2965"/>
        <w:gridCol w:w="4548"/>
      </w:tblGrid>
      <w:tr w:rsidR="00CC2F76" w:rsidRPr="00FE7C00" w14:paraId="71061F9E" w14:textId="77777777" w:rsidTr="00CC2F76">
        <w:tc>
          <w:tcPr>
            <w:tcW w:w="1549" w:type="dxa"/>
            <w:shd w:val="clear" w:color="auto" w:fill="8EAADB" w:themeFill="accent1" w:themeFillTint="99"/>
          </w:tcPr>
          <w:p w14:paraId="308E712D" w14:textId="18CC5818" w:rsidR="00CC2F76" w:rsidRPr="00FE7C00" w:rsidRDefault="00CC2F76" w:rsidP="000D3C45">
            <w:pPr>
              <w:rPr>
                <w:b/>
                <w:bCs/>
              </w:rPr>
            </w:pPr>
            <w:r>
              <w:rPr>
                <w:b/>
                <w:bCs/>
              </w:rPr>
              <w:t>Schritt</w:t>
            </w:r>
          </w:p>
        </w:tc>
        <w:tc>
          <w:tcPr>
            <w:tcW w:w="2965" w:type="dxa"/>
            <w:shd w:val="clear" w:color="auto" w:fill="8EAADB" w:themeFill="accent1" w:themeFillTint="99"/>
          </w:tcPr>
          <w:p w14:paraId="2ADF79D2" w14:textId="4C5B34D1" w:rsidR="00CC2F76" w:rsidRDefault="00CC2F76" w:rsidP="000D3C45">
            <w:pPr>
              <w:rPr>
                <w:b/>
                <w:bCs/>
              </w:rPr>
            </w:pPr>
            <w:r>
              <w:rPr>
                <w:b/>
                <w:bCs/>
              </w:rPr>
              <w:t>Beschreibung</w:t>
            </w:r>
          </w:p>
        </w:tc>
        <w:tc>
          <w:tcPr>
            <w:tcW w:w="4548" w:type="dxa"/>
            <w:shd w:val="clear" w:color="auto" w:fill="8EAADB" w:themeFill="accent1" w:themeFillTint="99"/>
          </w:tcPr>
          <w:p w14:paraId="63989E84" w14:textId="15BDBBEF" w:rsidR="00CC2F76" w:rsidRPr="00FE7C00" w:rsidRDefault="00CC2F76" w:rsidP="000D3C45">
            <w:pPr>
              <w:rPr>
                <w:b/>
                <w:bCs/>
              </w:rPr>
            </w:pPr>
            <w:r>
              <w:rPr>
                <w:b/>
                <w:bCs/>
              </w:rPr>
              <w:t>Befehl</w:t>
            </w:r>
          </w:p>
        </w:tc>
      </w:tr>
      <w:tr w:rsidR="00CC2F76" w14:paraId="4A7E9B0B" w14:textId="77777777" w:rsidTr="00CC2F76">
        <w:tc>
          <w:tcPr>
            <w:tcW w:w="1549" w:type="dxa"/>
          </w:tcPr>
          <w:p w14:paraId="12F7DF4C" w14:textId="5D49C07E" w:rsidR="00CC2F76" w:rsidRDefault="00CC2F76" w:rsidP="000D3C45">
            <w:r>
              <w:t>1</w:t>
            </w:r>
          </w:p>
        </w:tc>
        <w:tc>
          <w:tcPr>
            <w:tcW w:w="2965" w:type="dxa"/>
          </w:tcPr>
          <w:p w14:paraId="10EE9CBE" w14:textId="37183DF4" w:rsidR="00CC2F76" w:rsidRDefault="00CC2F76" w:rsidP="000D3C45">
            <w:r>
              <w:t xml:space="preserve">Auf Azure </w:t>
            </w:r>
            <w:r w:rsidR="00C10F33">
              <w:t xml:space="preserve">Ressourcengruppe anmelden </w:t>
            </w:r>
          </w:p>
        </w:tc>
        <w:tc>
          <w:tcPr>
            <w:tcW w:w="4548" w:type="dxa"/>
          </w:tcPr>
          <w:p w14:paraId="4A3E137E" w14:textId="0204E5C0" w:rsidR="00CC2F76" w:rsidRDefault="00CC2F76" w:rsidP="000D3C45">
            <w:r>
              <w:t xml:space="preserve">Docker </w:t>
            </w:r>
            <w:proofErr w:type="spellStart"/>
            <w:r>
              <w:t>login</w:t>
            </w:r>
            <w:proofErr w:type="spellEnd"/>
            <w:r>
              <w:t xml:space="preserve"> nodewebapi.azuecr.io</w:t>
            </w:r>
          </w:p>
        </w:tc>
      </w:tr>
      <w:tr w:rsidR="00CC2F76" w:rsidRPr="005F0A4F" w14:paraId="4FFC6C30" w14:textId="77777777" w:rsidTr="00CC2F76">
        <w:tc>
          <w:tcPr>
            <w:tcW w:w="1549" w:type="dxa"/>
          </w:tcPr>
          <w:p w14:paraId="760EDFC4" w14:textId="038B682E" w:rsidR="00CC2F76" w:rsidRDefault="00CC2F76" w:rsidP="000D3C45">
            <w:r>
              <w:t>2</w:t>
            </w:r>
          </w:p>
        </w:tc>
        <w:tc>
          <w:tcPr>
            <w:tcW w:w="2965" w:type="dxa"/>
          </w:tcPr>
          <w:p w14:paraId="63442C23" w14:textId="3FB5C199" w:rsidR="00CC2F76" w:rsidRPr="005F0A4F" w:rsidRDefault="00C10F33" w:rsidP="005F0A4F">
            <w:pPr>
              <w:tabs>
                <w:tab w:val="left" w:pos="1609"/>
              </w:tabs>
            </w:pPr>
            <w:proofErr w:type="spellStart"/>
            <w:r>
              <w:t>Dockerimage</w:t>
            </w:r>
            <w:proofErr w:type="spellEnd"/>
            <w:r>
              <w:t xml:space="preserve"> auf </w:t>
            </w:r>
            <w:proofErr w:type="spellStart"/>
            <w:r w:rsidR="00607350">
              <w:t>Cloudcontainer</w:t>
            </w:r>
            <w:r w:rsidR="001444AC">
              <w:t>registry</w:t>
            </w:r>
            <w:proofErr w:type="spellEnd"/>
            <w:r w:rsidR="00607350">
              <w:t xml:space="preserve"> pushen</w:t>
            </w:r>
          </w:p>
        </w:tc>
        <w:tc>
          <w:tcPr>
            <w:tcW w:w="4548" w:type="dxa"/>
          </w:tcPr>
          <w:p w14:paraId="33AB5C30" w14:textId="576BF288" w:rsidR="00CC2F76" w:rsidRPr="005F0A4F" w:rsidRDefault="00CC2F76" w:rsidP="005F0A4F">
            <w:pPr>
              <w:tabs>
                <w:tab w:val="left" w:pos="1609"/>
              </w:tabs>
            </w:pPr>
            <w:r w:rsidRPr="005F0A4F">
              <w:t>Docker push nodewebapi.azuecr.io/</w:t>
            </w:r>
            <w:proofErr w:type="spellStart"/>
            <w:r w:rsidRPr="005F0A4F">
              <w:t>node</w:t>
            </w:r>
            <w:proofErr w:type="spellEnd"/>
            <w:r w:rsidRPr="005F0A4F">
              <w:t>-webap</w:t>
            </w:r>
            <w:r>
              <w:t>p</w:t>
            </w:r>
          </w:p>
        </w:tc>
      </w:tr>
      <w:tr w:rsidR="00CC2F76" w14:paraId="5EB1A9FA" w14:textId="77777777" w:rsidTr="00CC2F76">
        <w:tc>
          <w:tcPr>
            <w:tcW w:w="1549" w:type="dxa"/>
          </w:tcPr>
          <w:p w14:paraId="21CF439B" w14:textId="25B42679" w:rsidR="00CC2F76" w:rsidRDefault="00CC2F76" w:rsidP="000D3C45">
            <w:r>
              <w:lastRenderedPageBreak/>
              <w:t>3</w:t>
            </w:r>
          </w:p>
        </w:tc>
        <w:tc>
          <w:tcPr>
            <w:tcW w:w="2965" w:type="dxa"/>
          </w:tcPr>
          <w:p w14:paraId="27207615" w14:textId="2D03BE61" w:rsidR="00CC2F76" w:rsidRDefault="00AF3E73" w:rsidP="000D3C45">
            <w:pPr>
              <w:keepNext/>
            </w:pPr>
            <w:r>
              <w:t>Neue Container Instanz erstellen</w:t>
            </w:r>
          </w:p>
        </w:tc>
        <w:tc>
          <w:tcPr>
            <w:tcW w:w="4548" w:type="dxa"/>
          </w:tcPr>
          <w:p w14:paraId="276166CE" w14:textId="110143EF" w:rsidR="00CC2F76" w:rsidRDefault="00CC2F76" w:rsidP="000D3C45">
            <w:pPr>
              <w:keepNext/>
            </w:pPr>
          </w:p>
        </w:tc>
      </w:tr>
      <w:tr w:rsidR="00CC2F76" w:rsidRPr="009D53B7" w14:paraId="145AF7D5" w14:textId="77777777" w:rsidTr="00CC2F76">
        <w:tc>
          <w:tcPr>
            <w:tcW w:w="1549" w:type="dxa"/>
          </w:tcPr>
          <w:p w14:paraId="57DAAA15" w14:textId="00E25D75" w:rsidR="00CC2F76" w:rsidRDefault="00CC2F76" w:rsidP="000D3C45">
            <w:r>
              <w:t>4</w:t>
            </w:r>
          </w:p>
        </w:tc>
        <w:tc>
          <w:tcPr>
            <w:tcW w:w="2965" w:type="dxa"/>
          </w:tcPr>
          <w:p w14:paraId="309CEE72" w14:textId="36BF58EE" w:rsidR="00CC2F76" w:rsidRPr="00C5722B" w:rsidRDefault="00C5722B" w:rsidP="000D3C45">
            <w:pPr>
              <w:keepNext/>
              <w:rPr>
                <w:lang w:val="fr-CH"/>
              </w:rPr>
            </w:pPr>
            <w:r w:rsidRPr="00C5722B">
              <w:rPr>
                <w:lang w:val="fr-CH"/>
              </w:rPr>
              <w:t xml:space="preserve">Image </w:t>
            </w:r>
            <w:proofErr w:type="gramStart"/>
            <w:r w:rsidRPr="00C5722B">
              <w:rPr>
                <w:lang w:val="fr-CH"/>
              </w:rPr>
              <w:t>Source:</w:t>
            </w:r>
            <w:proofErr w:type="gramEnd"/>
            <w:r w:rsidRPr="00C5722B">
              <w:rPr>
                <w:lang w:val="fr-CH"/>
              </w:rPr>
              <w:t xml:space="preserve"> Azure Container </w:t>
            </w:r>
            <w:proofErr w:type="spellStart"/>
            <w:r w:rsidRPr="00C5722B">
              <w:rPr>
                <w:lang w:val="fr-CH"/>
              </w:rPr>
              <w:t>R</w:t>
            </w:r>
            <w:r>
              <w:rPr>
                <w:lang w:val="fr-CH"/>
              </w:rPr>
              <w:t>egistry</w:t>
            </w:r>
            <w:proofErr w:type="spellEnd"/>
          </w:p>
        </w:tc>
        <w:tc>
          <w:tcPr>
            <w:tcW w:w="4548" w:type="dxa"/>
          </w:tcPr>
          <w:p w14:paraId="7ABBDEB0" w14:textId="3627D180" w:rsidR="00CC2F76" w:rsidRPr="00C5722B" w:rsidRDefault="00CC2F76" w:rsidP="000D3C45">
            <w:pPr>
              <w:keepNext/>
              <w:rPr>
                <w:lang w:val="fr-CH"/>
              </w:rPr>
            </w:pPr>
          </w:p>
        </w:tc>
      </w:tr>
      <w:tr w:rsidR="006B6F84" w:rsidRPr="00C5722B" w14:paraId="75C8B98A" w14:textId="77777777" w:rsidTr="00CC2F76">
        <w:tc>
          <w:tcPr>
            <w:tcW w:w="1549" w:type="dxa"/>
          </w:tcPr>
          <w:p w14:paraId="1B32C322" w14:textId="07D3D829" w:rsidR="006B6F84" w:rsidRDefault="006B6F84" w:rsidP="000D3C45">
            <w:r>
              <w:t>5</w:t>
            </w:r>
          </w:p>
        </w:tc>
        <w:tc>
          <w:tcPr>
            <w:tcW w:w="2965" w:type="dxa"/>
          </w:tcPr>
          <w:p w14:paraId="0574B9FC" w14:textId="1D2B0372" w:rsidR="006B6F84" w:rsidRPr="00C5722B" w:rsidRDefault="006B6F84" w:rsidP="000D3C45">
            <w:pPr>
              <w:keepNext/>
              <w:rPr>
                <w:lang w:val="fr-CH"/>
              </w:rPr>
            </w:pPr>
            <w:proofErr w:type="spellStart"/>
            <w:r>
              <w:rPr>
                <w:lang w:val="fr-CH"/>
              </w:rPr>
              <w:t>Gewünschtes</w:t>
            </w:r>
            <w:proofErr w:type="spellEnd"/>
            <w:r>
              <w:rPr>
                <w:lang w:val="fr-CH"/>
              </w:rPr>
              <w:t xml:space="preserve"> Image </w:t>
            </w:r>
            <w:proofErr w:type="spellStart"/>
            <w:r>
              <w:rPr>
                <w:lang w:val="fr-CH"/>
              </w:rPr>
              <w:t>auswählen</w:t>
            </w:r>
            <w:proofErr w:type="spellEnd"/>
          </w:p>
        </w:tc>
        <w:tc>
          <w:tcPr>
            <w:tcW w:w="4548" w:type="dxa"/>
          </w:tcPr>
          <w:p w14:paraId="6A0FA8B9" w14:textId="77777777" w:rsidR="006B6F84" w:rsidRPr="00C5722B" w:rsidRDefault="006B6F84" w:rsidP="00F82E0D">
            <w:pPr>
              <w:keepNext/>
              <w:rPr>
                <w:lang w:val="fr-CH"/>
              </w:rPr>
            </w:pPr>
          </w:p>
        </w:tc>
      </w:tr>
    </w:tbl>
    <w:p w14:paraId="0D2B274D" w14:textId="56A4B0BD" w:rsidR="00E5592D" w:rsidRPr="00C5722B" w:rsidRDefault="00F82E0D" w:rsidP="00F82E0D">
      <w:pPr>
        <w:pStyle w:val="Beschriftung"/>
        <w:rPr>
          <w:lang w:val="fr-CH"/>
        </w:rPr>
      </w:pPr>
      <w:r>
        <w:t xml:space="preserve">Tabelle </w:t>
      </w:r>
      <w:r w:rsidR="0034038F">
        <w:fldChar w:fldCharType="begin"/>
      </w:r>
      <w:r w:rsidR="0034038F">
        <w:instrText xml:space="preserve"> SEQ Tabelle \* ARABIC </w:instrText>
      </w:r>
      <w:r w:rsidR="0034038F">
        <w:fldChar w:fldCharType="separate"/>
      </w:r>
      <w:r w:rsidR="00E2796F">
        <w:rPr>
          <w:noProof/>
        </w:rPr>
        <w:t>27</w:t>
      </w:r>
      <w:r w:rsidR="0034038F">
        <w:rPr>
          <w:noProof/>
        </w:rPr>
        <w:fldChar w:fldCharType="end"/>
      </w:r>
      <w:r>
        <w:t xml:space="preserve">: </w:t>
      </w:r>
      <w:proofErr w:type="spellStart"/>
      <w:r>
        <w:t>Deploymentschritte</w:t>
      </w:r>
      <w:proofErr w:type="spellEnd"/>
    </w:p>
    <w:p w14:paraId="798D215F" w14:textId="6E80DE52" w:rsidR="0069470F" w:rsidRDefault="00BB51AB" w:rsidP="0069470F">
      <w:pPr>
        <w:pStyle w:val="berschrift2"/>
      </w:pPr>
      <w:bookmarkStart w:id="244" w:name="_Toc88727879"/>
      <w:r>
        <w:t>Anwendungsfälle</w:t>
      </w:r>
      <w:bookmarkEnd w:id="244"/>
    </w:p>
    <w:p w14:paraId="33963539" w14:textId="6E79C729" w:rsidR="00BB51AB" w:rsidRDefault="00BB51AB" w:rsidP="00BB51AB">
      <w:r>
        <w:t xml:space="preserve">Die </w:t>
      </w:r>
      <w:r w:rsidR="005E5378">
        <w:t>Webapplikation</w:t>
      </w:r>
      <w:r>
        <w:t xml:space="preserve"> hat lediglich </w:t>
      </w:r>
      <w:r w:rsidR="00B71144">
        <w:t>3</w:t>
      </w:r>
      <w:r>
        <w:t xml:space="preserve"> Anwendungsfälle. </w:t>
      </w:r>
      <w:r w:rsidR="005E5378">
        <w:t>In unte</w:t>
      </w:r>
      <w:ins w:id="245" w:author="Therese" w:date="2021-11-25T14:58:00Z">
        <w:r w:rsidR="00787922">
          <w:t>n</w:t>
        </w:r>
      </w:ins>
      <w:del w:id="246" w:author="Therese" w:date="2021-11-25T14:58:00Z">
        <w:r w:rsidR="005E5378" w:rsidDel="00787922">
          <w:delText>r</w:delText>
        </w:r>
      </w:del>
      <w:r w:rsidR="005E5378">
        <w:t>stehende</w:t>
      </w:r>
      <w:ins w:id="247" w:author="Therese" w:date="2021-11-25T14:58:00Z">
        <w:r w:rsidR="00787922">
          <w:t>r</w:t>
        </w:r>
      </w:ins>
      <w:del w:id="248" w:author="Therese" w:date="2021-11-25T14:58:00Z">
        <w:r w:rsidR="005E5378" w:rsidDel="00787922">
          <w:delText>nden</w:delText>
        </w:r>
      </w:del>
      <w:r w:rsidR="005E5378">
        <w:t xml:space="preserve"> Grafik sind die Anwendungsfälle dargestellt.</w:t>
      </w:r>
    </w:p>
    <w:p w14:paraId="1BDAC079" w14:textId="7EEC22AE" w:rsidR="00A45B6B" w:rsidRDefault="00FB55AE" w:rsidP="00FB55AE">
      <w:pPr>
        <w:keepNext/>
      </w:pPr>
      <w:r>
        <w:rPr>
          <w:noProof/>
        </w:rPr>
        <w:drawing>
          <wp:inline distT="0" distB="0" distL="0" distR="0" wp14:anchorId="74752922" wp14:editId="430E2B41">
            <wp:extent cx="5102225" cy="2487295"/>
            <wp:effectExtent l="0" t="0" r="3175"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2225" cy="2487295"/>
                    </a:xfrm>
                    <a:prstGeom prst="rect">
                      <a:avLst/>
                    </a:prstGeom>
                    <a:noFill/>
                    <a:ln>
                      <a:noFill/>
                    </a:ln>
                  </pic:spPr>
                </pic:pic>
              </a:graphicData>
            </a:graphic>
          </wp:inline>
        </w:drawing>
      </w:r>
      <w:bookmarkStart w:id="249" w:name="_Toc88468684"/>
    </w:p>
    <w:p w14:paraId="104375BA" w14:textId="77777777" w:rsidR="00632056" w:rsidRPr="00632056" w:rsidRDefault="00632056" w:rsidP="00632056"/>
    <w:p w14:paraId="2D78DD50" w14:textId="5D3775AE" w:rsidR="00354EEE" w:rsidRDefault="00A36E00" w:rsidP="00A36E00">
      <w:pPr>
        <w:pStyle w:val="Beschriftung"/>
      </w:pPr>
      <w:r>
        <w:t xml:space="preserve">Abbildung </w:t>
      </w:r>
      <w:r w:rsidR="0034038F">
        <w:fldChar w:fldCharType="begin"/>
      </w:r>
      <w:r w:rsidR="0034038F">
        <w:instrText xml:space="preserve"> SEQ Abbildung \* ARABIC </w:instrText>
      </w:r>
      <w:r w:rsidR="0034038F">
        <w:fldChar w:fldCharType="separate"/>
      </w:r>
      <w:r w:rsidR="005474F5">
        <w:rPr>
          <w:noProof/>
        </w:rPr>
        <w:t>20</w:t>
      </w:r>
      <w:r w:rsidR="0034038F">
        <w:rPr>
          <w:noProof/>
        </w:rPr>
        <w:fldChar w:fldCharType="end"/>
      </w:r>
      <w:r>
        <w:t>: Anwendungsfälle</w:t>
      </w:r>
      <w:bookmarkEnd w:id="249"/>
    </w:p>
    <w:p w14:paraId="5A30C263" w14:textId="77777777" w:rsidR="008A17F5" w:rsidRPr="008A17F5" w:rsidRDefault="008A17F5" w:rsidP="008A17F5"/>
    <w:tbl>
      <w:tblPr>
        <w:tblStyle w:val="Tabellenraster"/>
        <w:tblW w:w="0" w:type="auto"/>
        <w:tblLook w:val="04A0" w:firstRow="1" w:lastRow="0" w:firstColumn="1" w:lastColumn="0" w:noHBand="0" w:noVBand="1"/>
      </w:tblPr>
      <w:tblGrid>
        <w:gridCol w:w="879"/>
        <w:gridCol w:w="2636"/>
        <w:gridCol w:w="1943"/>
        <w:gridCol w:w="3604"/>
      </w:tblGrid>
      <w:tr w:rsidR="00887FD2" w:rsidRPr="00FE7C00" w14:paraId="725B3BB5" w14:textId="77777777" w:rsidTr="00887FD2">
        <w:tc>
          <w:tcPr>
            <w:tcW w:w="879" w:type="dxa"/>
            <w:shd w:val="clear" w:color="auto" w:fill="8EAADB" w:themeFill="accent1" w:themeFillTint="99"/>
          </w:tcPr>
          <w:p w14:paraId="6F329299" w14:textId="14F58DF6" w:rsidR="00887FD2" w:rsidRPr="00FE7C00" w:rsidRDefault="00887FD2" w:rsidP="000D3C45">
            <w:pPr>
              <w:rPr>
                <w:b/>
                <w:bCs/>
              </w:rPr>
            </w:pPr>
            <w:r>
              <w:rPr>
                <w:b/>
                <w:bCs/>
              </w:rPr>
              <w:t>ID</w:t>
            </w:r>
          </w:p>
        </w:tc>
        <w:tc>
          <w:tcPr>
            <w:tcW w:w="2636" w:type="dxa"/>
            <w:shd w:val="clear" w:color="auto" w:fill="8EAADB" w:themeFill="accent1" w:themeFillTint="99"/>
          </w:tcPr>
          <w:p w14:paraId="022EE68E" w14:textId="001D4174" w:rsidR="00887FD2" w:rsidRDefault="00887FD2" w:rsidP="000D3C45">
            <w:pPr>
              <w:rPr>
                <w:b/>
                <w:bCs/>
              </w:rPr>
            </w:pPr>
            <w:r>
              <w:rPr>
                <w:b/>
                <w:bCs/>
              </w:rPr>
              <w:t>Anwendungsfall</w:t>
            </w:r>
          </w:p>
        </w:tc>
        <w:tc>
          <w:tcPr>
            <w:tcW w:w="1943" w:type="dxa"/>
            <w:shd w:val="clear" w:color="auto" w:fill="8EAADB" w:themeFill="accent1" w:themeFillTint="99"/>
          </w:tcPr>
          <w:p w14:paraId="4267D2AA" w14:textId="755D7899" w:rsidR="00887FD2" w:rsidRDefault="00887FD2" w:rsidP="000D3C45">
            <w:pPr>
              <w:rPr>
                <w:b/>
                <w:bCs/>
              </w:rPr>
            </w:pPr>
            <w:r>
              <w:rPr>
                <w:b/>
                <w:bCs/>
              </w:rPr>
              <w:t>Client</w:t>
            </w:r>
          </w:p>
        </w:tc>
        <w:tc>
          <w:tcPr>
            <w:tcW w:w="3604" w:type="dxa"/>
            <w:shd w:val="clear" w:color="auto" w:fill="8EAADB" w:themeFill="accent1" w:themeFillTint="99"/>
          </w:tcPr>
          <w:p w14:paraId="5C4F8983" w14:textId="6F763824" w:rsidR="00887FD2" w:rsidRPr="00FE7C00" w:rsidRDefault="00887FD2" w:rsidP="000D3C45">
            <w:pPr>
              <w:rPr>
                <w:b/>
                <w:bCs/>
              </w:rPr>
            </w:pPr>
            <w:r>
              <w:rPr>
                <w:b/>
                <w:bCs/>
              </w:rPr>
              <w:t>System</w:t>
            </w:r>
          </w:p>
        </w:tc>
      </w:tr>
      <w:tr w:rsidR="00887FD2" w:rsidRPr="00D2763D" w14:paraId="77FC2C49" w14:textId="77777777" w:rsidTr="00887FD2">
        <w:tc>
          <w:tcPr>
            <w:tcW w:w="879" w:type="dxa"/>
          </w:tcPr>
          <w:p w14:paraId="310E8CC9" w14:textId="77777777" w:rsidR="00887FD2" w:rsidRDefault="00887FD2" w:rsidP="000D3C45">
            <w:r>
              <w:t>1</w:t>
            </w:r>
          </w:p>
        </w:tc>
        <w:tc>
          <w:tcPr>
            <w:tcW w:w="2636" w:type="dxa"/>
          </w:tcPr>
          <w:p w14:paraId="163BC294" w14:textId="6A951520" w:rsidR="00887FD2" w:rsidRDefault="00A45B6B" w:rsidP="000D3C45">
            <w:r>
              <w:t>Post Data</w:t>
            </w:r>
            <w:r w:rsidR="00887FD2">
              <w:t xml:space="preserve"> </w:t>
            </w:r>
          </w:p>
        </w:tc>
        <w:tc>
          <w:tcPr>
            <w:tcW w:w="1943" w:type="dxa"/>
          </w:tcPr>
          <w:p w14:paraId="2C9488F9" w14:textId="39AC683D" w:rsidR="00887FD2" w:rsidRPr="00D2763D" w:rsidRDefault="00D2763D" w:rsidP="000D3C45">
            <w:r w:rsidRPr="00D2763D">
              <w:t>Der Client sendet in J</w:t>
            </w:r>
            <w:r>
              <w:t xml:space="preserve">SON Format </w:t>
            </w:r>
            <w:r w:rsidR="00534C33">
              <w:t xml:space="preserve">Daten an die </w:t>
            </w:r>
            <w:proofErr w:type="spellStart"/>
            <w:r w:rsidR="00534C33">
              <w:t>WebApp</w:t>
            </w:r>
            <w:proofErr w:type="spellEnd"/>
          </w:p>
        </w:tc>
        <w:tc>
          <w:tcPr>
            <w:tcW w:w="3604" w:type="dxa"/>
          </w:tcPr>
          <w:p w14:paraId="0DA46D27" w14:textId="5682AE77" w:rsidR="00887FD2" w:rsidRPr="00D2763D" w:rsidRDefault="00534C33" w:rsidP="000D3C45">
            <w:r>
              <w:t>Das System versucht die Daten in der Datenbank abzuspeichern.</w:t>
            </w:r>
          </w:p>
        </w:tc>
      </w:tr>
      <w:tr w:rsidR="00887FD2" w:rsidRPr="005F0A4F" w14:paraId="0B226C0C" w14:textId="77777777" w:rsidTr="00887FD2">
        <w:tc>
          <w:tcPr>
            <w:tcW w:w="879" w:type="dxa"/>
          </w:tcPr>
          <w:p w14:paraId="203BD26D" w14:textId="77777777" w:rsidR="00887FD2" w:rsidRDefault="00887FD2" w:rsidP="000D3C45">
            <w:r>
              <w:t>2</w:t>
            </w:r>
          </w:p>
        </w:tc>
        <w:tc>
          <w:tcPr>
            <w:tcW w:w="2636" w:type="dxa"/>
          </w:tcPr>
          <w:p w14:paraId="32045446" w14:textId="59D0457D" w:rsidR="00887FD2" w:rsidRPr="005F0A4F" w:rsidRDefault="00A45B6B" w:rsidP="000D3C45">
            <w:pPr>
              <w:tabs>
                <w:tab w:val="left" w:pos="1609"/>
              </w:tabs>
            </w:pPr>
            <w:proofErr w:type="spellStart"/>
            <w:r>
              <w:t>Get</w:t>
            </w:r>
            <w:proofErr w:type="spellEnd"/>
            <w:r>
              <w:t xml:space="preserve"> Data</w:t>
            </w:r>
          </w:p>
        </w:tc>
        <w:tc>
          <w:tcPr>
            <w:tcW w:w="1943" w:type="dxa"/>
          </w:tcPr>
          <w:p w14:paraId="4D9D5291" w14:textId="0C61C9DE" w:rsidR="00887FD2" w:rsidRPr="005F0A4F" w:rsidRDefault="00534C33" w:rsidP="000D3C45">
            <w:pPr>
              <w:tabs>
                <w:tab w:val="left" w:pos="1609"/>
              </w:tabs>
            </w:pPr>
            <w:r>
              <w:t xml:space="preserve">Der Client fordert </w:t>
            </w:r>
            <w:r w:rsidR="00031CDB">
              <w:t>von der Webapp Daten</w:t>
            </w:r>
          </w:p>
        </w:tc>
        <w:tc>
          <w:tcPr>
            <w:tcW w:w="3604" w:type="dxa"/>
          </w:tcPr>
          <w:p w14:paraId="6B21CF81" w14:textId="6FFB4192" w:rsidR="00887FD2" w:rsidRPr="005F0A4F" w:rsidRDefault="00031CDB" w:rsidP="00E2796F">
            <w:pPr>
              <w:keepNext/>
              <w:tabs>
                <w:tab w:val="left" w:pos="1609"/>
              </w:tabs>
            </w:pPr>
            <w:r>
              <w:t xml:space="preserve">Das System sucht die </w:t>
            </w:r>
            <w:r w:rsidR="008E639E">
              <w:t>geforderten</w:t>
            </w:r>
            <w:r>
              <w:t xml:space="preserve"> Daten in der Datenbank und gibt sie dem Client zurück</w:t>
            </w:r>
          </w:p>
        </w:tc>
      </w:tr>
    </w:tbl>
    <w:p w14:paraId="318409B7" w14:textId="51ED96B2" w:rsidR="00E2796F" w:rsidRDefault="00E2796F">
      <w:pPr>
        <w:pStyle w:val="Beschriftung"/>
      </w:pPr>
      <w:r>
        <w:t xml:space="preserve">Tabelle </w:t>
      </w:r>
      <w:r w:rsidR="0034038F">
        <w:fldChar w:fldCharType="begin"/>
      </w:r>
      <w:r w:rsidR="0034038F">
        <w:instrText xml:space="preserve"> SEQ Tabelle \* ARABIC </w:instrText>
      </w:r>
      <w:r w:rsidR="0034038F">
        <w:fldChar w:fldCharType="separate"/>
      </w:r>
      <w:r>
        <w:rPr>
          <w:noProof/>
        </w:rPr>
        <w:t>28</w:t>
      </w:r>
      <w:r w:rsidR="0034038F">
        <w:rPr>
          <w:noProof/>
        </w:rPr>
        <w:fldChar w:fldCharType="end"/>
      </w:r>
      <w:r>
        <w:t>: Anwendungsfälle</w:t>
      </w:r>
      <w:r>
        <w:br/>
      </w:r>
    </w:p>
    <w:p w14:paraId="02CB7253" w14:textId="14577E39" w:rsidR="00E2796F" w:rsidRPr="00E2796F" w:rsidRDefault="00E2796F" w:rsidP="00E2796F">
      <w:pPr>
        <w:rPr>
          <w:b/>
          <w:i/>
          <w:iCs/>
          <w:color w:val="2F5496" w:themeColor="accent1" w:themeShade="BF"/>
          <w:szCs w:val="18"/>
        </w:rPr>
      </w:pPr>
      <w:r>
        <w:br w:type="page"/>
      </w:r>
    </w:p>
    <w:p w14:paraId="78530BB8" w14:textId="18CF3DD2" w:rsidR="00F04FE0" w:rsidRDefault="007269E9" w:rsidP="007269E9">
      <w:pPr>
        <w:pStyle w:val="berschrift2"/>
      </w:pPr>
      <w:bookmarkStart w:id="250" w:name="_Toc88727880"/>
      <w:r>
        <w:lastRenderedPageBreak/>
        <w:t>Datenbankkonzept</w:t>
      </w:r>
      <w:r w:rsidR="00870E88">
        <w:t xml:space="preserve"> / DV-Konzept</w:t>
      </w:r>
      <w:bookmarkEnd w:id="250"/>
    </w:p>
    <w:tbl>
      <w:tblPr>
        <w:tblStyle w:val="Tabellenraster"/>
        <w:tblW w:w="0" w:type="auto"/>
        <w:tblLook w:val="04A0" w:firstRow="1" w:lastRow="0" w:firstColumn="1" w:lastColumn="0" w:noHBand="0" w:noVBand="1"/>
      </w:tblPr>
      <w:tblGrid>
        <w:gridCol w:w="3151"/>
        <w:gridCol w:w="5911"/>
      </w:tblGrid>
      <w:tr w:rsidR="00640494" w14:paraId="62C44C0D" w14:textId="77777777" w:rsidTr="00D55E10">
        <w:tc>
          <w:tcPr>
            <w:tcW w:w="3151" w:type="dxa"/>
            <w:shd w:val="clear" w:color="auto" w:fill="8EAADB" w:themeFill="accent1" w:themeFillTint="99"/>
          </w:tcPr>
          <w:p w14:paraId="4D9159F2" w14:textId="017D5744" w:rsidR="00640494" w:rsidRPr="00FE7C00" w:rsidRDefault="00640494" w:rsidP="00E36004">
            <w:pPr>
              <w:rPr>
                <w:b/>
                <w:bCs/>
              </w:rPr>
            </w:pPr>
            <w:r>
              <w:rPr>
                <w:b/>
                <w:bCs/>
              </w:rPr>
              <w:t>Titel</w:t>
            </w:r>
          </w:p>
        </w:tc>
        <w:tc>
          <w:tcPr>
            <w:tcW w:w="5911" w:type="dxa"/>
            <w:shd w:val="clear" w:color="auto" w:fill="8EAADB" w:themeFill="accent1" w:themeFillTint="99"/>
          </w:tcPr>
          <w:p w14:paraId="5C347047" w14:textId="77777777" w:rsidR="00640494" w:rsidRPr="00FE7C00" w:rsidRDefault="00640494" w:rsidP="00E36004">
            <w:pPr>
              <w:rPr>
                <w:b/>
                <w:bCs/>
              </w:rPr>
            </w:pPr>
            <w:r>
              <w:rPr>
                <w:b/>
                <w:bCs/>
              </w:rPr>
              <w:t>Beschreibung</w:t>
            </w:r>
          </w:p>
        </w:tc>
      </w:tr>
      <w:tr w:rsidR="00640494" w14:paraId="7735E216" w14:textId="77777777" w:rsidTr="00D55E10">
        <w:tc>
          <w:tcPr>
            <w:tcW w:w="3151" w:type="dxa"/>
          </w:tcPr>
          <w:p w14:paraId="1FA67D05" w14:textId="2D911EB3" w:rsidR="00640494" w:rsidRDefault="00640494" w:rsidP="00E36004">
            <w:r>
              <w:t>Datenbank</w:t>
            </w:r>
            <w:r w:rsidR="00217A13">
              <w:t>verwaltungssystem</w:t>
            </w:r>
          </w:p>
        </w:tc>
        <w:tc>
          <w:tcPr>
            <w:tcW w:w="5911" w:type="dxa"/>
          </w:tcPr>
          <w:p w14:paraId="5116EAAD" w14:textId="043CC52D" w:rsidR="00640494" w:rsidRDefault="00217A13" w:rsidP="00E36004">
            <w:r>
              <w:t>MySQL</w:t>
            </w:r>
          </w:p>
        </w:tc>
      </w:tr>
      <w:tr w:rsidR="00640494" w14:paraId="3624BBA6" w14:textId="77777777" w:rsidTr="00D55E10">
        <w:tc>
          <w:tcPr>
            <w:tcW w:w="3151" w:type="dxa"/>
          </w:tcPr>
          <w:p w14:paraId="692F4DC4" w14:textId="4FFB0922" w:rsidR="00640494" w:rsidRDefault="00FA7174" w:rsidP="00E36004">
            <w:r>
              <w:t>Standort der DB</w:t>
            </w:r>
          </w:p>
        </w:tc>
        <w:tc>
          <w:tcPr>
            <w:tcW w:w="5911" w:type="dxa"/>
          </w:tcPr>
          <w:p w14:paraId="56C74812" w14:textId="26188B01" w:rsidR="00640494" w:rsidRDefault="00FA7174" w:rsidP="00E36004">
            <w:r>
              <w:t>Auf Azure hinter einer Firewall</w:t>
            </w:r>
          </w:p>
        </w:tc>
      </w:tr>
      <w:tr w:rsidR="00640494" w14:paraId="09ADED2B" w14:textId="77777777" w:rsidTr="00D55E10">
        <w:tc>
          <w:tcPr>
            <w:tcW w:w="3151" w:type="dxa"/>
          </w:tcPr>
          <w:p w14:paraId="3A3F925E" w14:textId="7A12E2C3" w:rsidR="00640494" w:rsidRDefault="007B2213" w:rsidP="00E36004">
            <w:r>
              <w:t>Anzahl Datenbanken</w:t>
            </w:r>
          </w:p>
        </w:tc>
        <w:tc>
          <w:tcPr>
            <w:tcW w:w="5911" w:type="dxa"/>
          </w:tcPr>
          <w:p w14:paraId="33DEE96E" w14:textId="2377B68A" w:rsidR="00640494" w:rsidRDefault="007B2213" w:rsidP="00E36004">
            <w:r>
              <w:t>1</w:t>
            </w:r>
          </w:p>
        </w:tc>
      </w:tr>
      <w:tr w:rsidR="00640494" w14:paraId="6D3944C6" w14:textId="77777777" w:rsidTr="00D55E10">
        <w:tc>
          <w:tcPr>
            <w:tcW w:w="3151" w:type="dxa"/>
          </w:tcPr>
          <w:p w14:paraId="707033AE" w14:textId="0BA84DF0" w:rsidR="00640494" w:rsidRDefault="007B2213" w:rsidP="00E36004">
            <w:r>
              <w:t>Anzahl Tabellen</w:t>
            </w:r>
          </w:p>
        </w:tc>
        <w:tc>
          <w:tcPr>
            <w:tcW w:w="5911" w:type="dxa"/>
          </w:tcPr>
          <w:p w14:paraId="1B7B88BC" w14:textId="13747B3F" w:rsidR="00640494" w:rsidRDefault="007B2213" w:rsidP="00E36004">
            <w:pPr>
              <w:keepNext/>
            </w:pPr>
            <w:r>
              <w:t>1</w:t>
            </w:r>
          </w:p>
        </w:tc>
      </w:tr>
    </w:tbl>
    <w:p w14:paraId="09201992" w14:textId="40DF6206" w:rsidR="007269E9" w:rsidRDefault="00A2581C" w:rsidP="00A2581C">
      <w:pPr>
        <w:pStyle w:val="Beschriftung"/>
      </w:pPr>
      <w:bookmarkStart w:id="251" w:name="_Toc88468806"/>
      <w:r>
        <w:t xml:space="preserve">Tabelle </w:t>
      </w:r>
      <w:r w:rsidR="0034038F">
        <w:fldChar w:fldCharType="begin"/>
      </w:r>
      <w:r w:rsidR="0034038F">
        <w:instrText xml:space="preserve"> SEQ Tabelle \* ARABIC </w:instrText>
      </w:r>
      <w:r w:rsidR="0034038F">
        <w:fldChar w:fldCharType="separate"/>
      </w:r>
      <w:r w:rsidR="00E2796F">
        <w:rPr>
          <w:noProof/>
        </w:rPr>
        <w:t>29</w:t>
      </w:r>
      <w:r w:rsidR="0034038F">
        <w:rPr>
          <w:noProof/>
        </w:rPr>
        <w:fldChar w:fldCharType="end"/>
      </w:r>
      <w:r>
        <w:t>: Datenbank Spezifikationen</w:t>
      </w:r>
      <w:bookmarkEnd w:id="251"/>
    </w:p>
    <w:p w14:paraId="0B0C7791" w14:textId="77777777" w:rsidR="00354EEE" w:rsidRDefault="00354EEE" w:rsidP="00354EEE"/>
    <w:p w14:paraId="191CED87" w14:textId="5F31935F" w:rsidR="009D7B4E" w:rsidRPr="009D7B4E" w:rsidRDefault="009D7B4E" w:rsidP="009D7B4E"/>
    <w:p w14:paraId="4AA3BE62" w14:textId="166C37F1" w:rsidR="00685AFC" w:rsidRDefault="00870E88" w:rsidP="00870E88">
      <w:pPr>
        <w:pStyle w:val="berschrift3"/>
      </w:pPr>
      <w:bookmarkStart w:id="252" w:name="_Toc88727881"/>
      <w:r>
        <w:t>ERM</w:t>
      </w:r>
      <w:bookmarkEnd w:id="252"/>
    </w:p>
    <w:p w14:paraId="5314363B" w14:textId="4D9E623E" w:rsidR="00FD2E37" w:rsidRPr="00FD2E37" w:rsidRDefault="00EF6622" w:rsidP="00FD2E37">
      <w:proofErr w:type="gramStart"/>
      <w:r>
        <w:t xml:space="preserve">Das </w:t>
      </w:r>
      <w:r w:rsidR="00FD2E37">
        <w:t xml:space="preserve"> ERM</w:t>
      </w:r>
      <w:proofErr w:type="gramEnd"/>
      <w:r w:rsidR="00FD2E37">
        <w:t xml:space="preserve"> ist sehr simpel. Es existiert lediglich </w:t>
      </w:r>
      <w:r w:rsidR="00AD234A">
        <w:t>eine einzige Tabelle mit zwei Attributen, wobei das Attribut ID zur eindeutigen Identifizierung dient</w:t>
      </w:r>
      <w:r w:rsidR="00986925">
        <w:t>.</w:t>
      </w:r>
    </w:p>
    <w:p w14:paraId="066F880D" w14:textId="77777777" w:rsidR="0069475C" w:rsidRDefault="00FD2E37" w:rsidP="0069475C">
      <w:pPr>
        <w:keepNext/>
      </w:pPr>
      <w:r>
        <w:rPr>
          <w:noProof/>
        </w:rPr>
        <w:drawing>
          <wp:inline distT="0" distB="0" distL="0" distR="0" wp14:anchorId="0303081C" wp14:editId="265AC675">
            <wp:extent cx="2362200" cy="1438275"/>
            <wp:effectExtent l="0" t="0" r="0" b="9525"/>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pic:nvPicPr>
                  <pic:blipFill>
                    <a:blip r:embed="rId47"/>
                    <a:stretch>
                      <a:fillRect/>
                    </a:stretch>
                  </pic:blipFill>
                  <pic:spPr>
                    <a:xfrm>
                      <a:off x="0" y="0"/>
                      <a:ext cx="2362200" cy="1438275"/>
                    </a:xfrm>
                    <a:prstGeom prst="rect">
                      <a:avLst/>
                    </a:prstGeom>
                  </pic:spPr>
                </pic:pic>
              </a:graphicData>
            </a:graphic>
          </wp:inline>
        </w:drawing>
      </w:r>
    </w:p>
    <w:p w14:paraId="200F1F8E" w14:textId="2954367C" w:rsidR="00FD2E37" w:rsidRPr="00FD2E37" w:rsidRDefault="0069475C" w:rsidP="0069475C">
      <w:pPr>
        <w:pStyle w:val="Beschriftung"/>
      </w:pPr>
      <w:bookmarkStart w:id="253" w:name="_Toc88468686"/>
      <w:r>
        <w:t xml:space="preserve">Abbildung </w:t>
      </w:r>
      <w:r w:rsidR="0034038F">
        <w:fldChar w:fldCharType="begin"/>
      </w:r>
      <w:r w:rsidR="0034038F">
        <w:instrText xml:space="preserve"> SEQ Abbildung \* ARABIC </w:instrText>
      </w:r>
      <w:r w:rsidR="0034038F">
        <w:fldChar w:fldCharType="separate"/>
      </w:r>
      <w:r w:rsidR="005474F5">
        <w:rPr>
          <w:noProof/>
        </w:rPr>
        <w:t>21</w:t>
      </w:r>
      <w:r w:rsidR="0034038F">
        <w:rPr>
          <w:noProof/>
        </w:rPr>
        <w:fldChar w:fldCharType="end"/>
      </w:r>
      <w:r>
        <w:t>: ERM</w:t>
      </w:r>
      <w:bookmarkEnd w:id="253"/>
    </w:p>
    <w:p w14:paraId="4EFDB2ED" w14:textId="77777777" w:rsidR="00CA289E" w:rsidRDefault="00CA289E" w:rsidP="00CA289E"/>
    <w:p w14:paraId="51070979" w14:textId="02F238C8" w:rsidR="00CA289E" w:rsidRDefault="00354EEE" w:rsidP="00CA289E">
      <w:r>
        <w:br w:type="page"/>
      </w:r>
    </w:p>
    <w:p w14:paraId="18913B4C" w14:textId="66435F7F" w:rsidR="0089430E" w:rsidRDefault="00C75D7B" w:rsidP="00C75D7B">
      <w:pPr>
        <w:pStyle w:val="berschrift2"/>
      </w:pPr>
      <w:bookmarkStart w:id="254" w:name="_Toc88727882"/>
      <w:r>
        <w:lastRenderedPageBreak/>
        <w:t>Testkonzept</w:t>
      </w:r>
      <w:bookmarkEnd w:id="254"/>
    </w:p>
    <w:p w14:paraId="13B461CE" w14:textId="34D2BEDA" w:rsidR="001F202C" w:rsidRDefault="001F202C" w:rsidP="001F202C">
      <w:pPr>
        <w:pStyle w:val="berschrift2"/>
      </w:pPr>
      <w:bookmarkStart w:id="255" w:name="_Toc88727883"/>
      <w:r>
        <w:t>Testart</w:t>
      </w:r>
      <w:bookmarkEnd w:id="255"/>
    </w:p>
    <w:tbl>
      <w:tblPr>
        <w:tblStyle w:val="Tabellenraster"/>
        <w:tblW w:w="0" w:type="auto"/>
        <w:tblLook w:val="04A0" w:firstRow="1" w:lastRow="0" w:firstColumn="1" w:lastColumn="0" w:noHBand="0" w:noVBand="1"/>
      </w:tblPr>
      <w:tblGrid>
        <w:gridCol w:w="1539"/>
        <w:gridCol w:w="4291"/>
        <w:gridCol w:w="3232"/>
      </w:tblGrid>
      <w:tr w:rsidR="00635D97" w14:paraId="0D147E3F" w14:textId="11A92BF2" w:rsidTr="00635D97">
        <w:tc>
          <w:tcPr>
            <w:tcW w:w="1539" w:type="dxa"/>
            <w:shd w:val="clear" w:color="auto" w:fill="8EAADB" w:themeFill="accent1" w:themeFillTint="99"/>
          </w:tcPr>
          <w:p w14:paraId="4ACB7FDE" w14:textId="3D036D5C" w:rsidR="00635D97" w:rsidRDefault="00635D97" w:rsidP="00563925">
            <w:r>
              <w:rPr>
                <w:b/>
                <w:bCs/>
              </w:rPr>
              <w:t>ID</w:t>
            </w:r>
          </w:p>
        </w:tc>
        <w:tc>
          <w:tcPr>
            <w:tcW w:w="4291" w:type="dxa"/>
            <w:shd w:val="clear" w:color="auto" w:fill="8EAADB" w:themeFill="accent1" w:themeFillTint="99"/>
          </w:tcPr>
          <w:p w14:paraId="7BF5503F" w14:textId="425F708C" w:rsidR="00635D97" w:rsidRDefault="00635D97" w:rsidP="00563925">
            <w:r>
              <w:rPr>
                <w:b/>
                <w:bCs/>
              </w:rPr>
              <w:t>Testart</w:t>
            </w:r>
          </w:p>
        </w:tc>
        <w:tc>
          <w:tcPr>
            <w:tcW w:w="3232" w:type="dxa"/>
            <w:shd w:val="clear" w:color="auto" w:fill="8EAADB" w:themeFill="accent1" w:themeFillTint="99"/>
          </w:tcPr>
          <w:p w14:paraId="2207AEF8" w14:textId="5953B7BF" w:rsidR="00635D97" w:rsidRDefault="00635D97" w:rsidP="00635D97">
            <w:pPr>
              <w:jc w:val="both"/>
              <w:rPr>
                <w:b/>
                <w:bCs/>
              </w:rPr>
            </w:pPr>
            <w:r>
              <w:rPr>
                <w:b/>
                <w:bCs/>
              </w:rPr>
              <w:t>Beschreibung</w:t>
            </w:r>
          </w:p>
        </w:tc>
      </w:tr>
      <w:tr w:rsidR="00635D97" w14:paraId="07553B3D" w14:textId="1BD02195" w:rsidTr="00635D97">
        <w:tc>
          <w:tcPr>
            <w:tcW w:w="1539" w:type="dxa"/>
          </w:tcPr>
          <w:p w14:paraId="663BE604" w14:textId="77777777" w:rsidR="00635D97" w:rsidRDefault="00635D97" w:rsidP="00563925">
            <w:r>
              <w:t>1</w:t>
            </w:r>
          </w:p>
        </w:tc>
        <w:tc>
          <w:tcPr>
            <w:tcW w:w="4291" w:type="dxa"/>
          </w:tcPr>
          <w:p w14:paraId="22F40AF6" w14:textId="18491B44" w:rsidR="00635D97" w:rsidRDefault="00D00BA5" w:rsidP="00563925">
            <w:r>
              <w:t>Integrationstests</w:t>
            </w:r>
          </w:p>
        </w:tc>
        <w:tc>
          <w:tcPr>
            <w:tcW w:w="3232" w:type="dxa"/>
          </w:tcPr>
          <w:p w14:paraId="1AA52188" w14:textId="0709FAF5" w:rsidR="00635D97" w:rsidRDefault="00D00BA5" w:rsidP="00563925">
            <w:r>
              <w:t xml:space="preserve">Abnahmetests werden </w:t>
            </w:r>
            <w:proofErr w:type="gramStart"/>
            <w:r>
              <w:t>verwendet</w:t>
            </w:r>
            <w:proofErr w:type="gramEnd"/>
            <w:r>
              <w:t xml:space="preserve"> um zu testen, ob </w:t>
            </w:r>
            <w:commentRangeStart w:id="256"/>
            <w:r>
              <w:t>die</w:t>
            </w:r>
            <w:commentRangeEnd w:id="256"/>
            <w:r w:rsidR="00787922">
              <w:rPr>
                <w:rStyle w:val="Kommentarzeichen"/>
              </w:rPr>
              <w:commentReference w:id="256"/>
            </w:r>
            <w:r>
              <w:t xml:space="preserve"> </w:t>
            </w:r>
          </w:p>
        </w:tc>
      </w:tr>
      <w:tr w:rsidR="00635D97" w14:paraId="03FB109C" w14:textId="4C040E0F" w:rsidTr="00635D97">
        <w:tc>
          <w:tcPr>
            <w:tcW w:w="1539" w:type="dxa"/>
          </w:tcPr>
          <w:p w14:paraId="6BCE4BA7" w14:textId="77777777" w:rsidR="00635D97" w:rsidRDefault="00635D97" w:rsidP="00563925">
            <w:r>
              <w:t>2</w:t>
            </w:r>
          </w:p>
        </w:tc>
        <w:tc>
          <w:tcPr>
            <w:tcW w:w="4291" w:type="dxa"/>
          </w:tcPr>
          <w:p w14:paraId="05B7BC08" w14:textId="1BA45EBA" w:rsidR="00635D97" w:rsidRDefault="00635D97" w:rsidP="00635D97">
            <w:r>
              <w:t xml:space="preserve">Unit Tests </w:t>
            </w:r>
          </w:p>
          <w:p w14:paraId="64394438" w14:textId="2AC94062" w:rsidR="00635D97" w:rsidRDefault="00635D97" w:rsidP="00563925">
            <w:pPr>
              <w:pStyle w:val="Listenabsatz"/>
              <w:ind w:left="0"/>
            </w:pPr>
          </w:p>
        </w:tc>
        <w:tc>
          <w:tcPr>
            <w:tcW w:w="3232" w:type="dxa"/>
          </w:tcPr>
          <w:p w14:paraId="529C435E" w14:textId="38A919BC" w:rsidR="00635D97" w:rsidRDefault="00635D97" w:rsidP="00635D97">
            <w:r>
              <w:t xml:space="preserve">Unit Tests werden </w:t>
            </w:r>
            <w:proofErr w:type="gramStart"/>
            <w:r>
              <w:t>verwendet</w:t>
            </w:r>
            <w:proofErr w:type="gramEnd"/>
            <w:r>
              <w:t xml:space="preserve"> um einzelne Komponenten eines Computerprogramms zu testen. Anders als bei Integrationstests, darf diese Unit keine Abhängigkeiten besitzen.</w:t>
            </w:r>
          </w:p>
        </w:tc>
      </w:tr>
    </w:tbl>
    <w:p w14:paraId="4B114356" w14:textId="57B8A47E" w:rsidR="00635D97" w:rsidRPr="00617CF2" w:rsidRDefault="00635D97" w:rsidP="00635D97">
      <w:pPr>
        <w:pStyle w:val="Beschriftung"/>
      </w:pPr>
      <w:r>
        <w:t xml:space="preserve">Tabelle </w:t>
      </w:r>
      <w:r w:rsidR="00DF12E8">
        <w:fldChar w:fldCharType="begin"/>
      </w:r>
      <w:r w:rsidR="00DF12E8">
        <w:instrText xml:space="preserve"> SEQ Tabelle \* ARABIC </w:instrText>
      </w:r>
      <w:r w:rsidR="00DF12E8">
        <w:fldChar w:fldCharType="separate"/>
      </w:r>
      <w:r>
        <w:rPr>
          <w:noProof/>
        </w:rPr>
        <w:t>30</w:t>
      </w:r>
      <w:r w:rsidR="00DF12E8">
        <w:rPr>
          <w:noProof/>
        </w:rPr>
        <w:fldChar w:fldCharType="end"/>
      </w:r>
      <w:r>
        <w:t>: Testart</w:t>
      </w:r>
    </w:p>
    <w:p w14:paraId="3F237ED9" w14:textId="0011ED5C" w:rsidR="001F202C" w:rsidRPr="001F202C" w:rsidRDefault="001F202C" w:rsidP="001F202C"/>
    <w:p w14:paraId="2B882D7F" w14:textId="40ED96ED" w:rsidR="00617CF2" w:rsidRDefault="00617CF2" w:rsidP="00D00BA5">
      <w:pPr>
        <w:pStyle w:val="berschrift3"/>
        <w:numPr>
          <w:ilvl w:val="0"/>
          <w:numId w:val="0"/>
        </w:numPr>
        <w:ind w:left="1224"/>
      </w:pPr>
      <w:bookmarkStart w:id="257" w:name="_Toc88727884"/>
      <w:r>
        <w:t>Testziele</w:t>
      </w:r>
      <w:bookmarkEnd w:id="257"/>
    </w:p>
    <w:tbl>
      <w:tblPr>
        <w:tblStyle w:val="Tabellenraster"/>
        <w:tblW w:w="0" w:type="auto"/>
        <w:tblLook w:val="04A0" w:firstRow="1" w:lastRow="0" w:firstColumn="1" w:lastColumn="0" w:noHBand="0" w:noVBand="1"/>
      </w:tblPr>
      <w:tblGrid>
        <w:gridCol w:w="1843"/>
        <w:gridCol w:w="3968"/>
        <w:gridCol w:w="3251"/>
      </w:tblGrid>
      <w:tr w:rsidR="008245B8" w14:paraId="18AEFE73" w14:textId="3676E997" w:rsidTr="008245B8">
        <w:tc>
          <w:tcPr>
            <w:tcW w:w="1843" w:type="dxa"/>
            <w:shd w:val="clear" w:color="auto" w:fill="8EAADB" w:themeFill="accent1" w:themeFillTint="99"/>
          </w:tcPr>
          <w:p w14:paraId="267087BF" w14:textId="20C37745" w:rsidR="008245B8" w:rsidRDefault="008245B8" w:rsidP="00AE5C9C">
            <w:proofErr w:type="spellStart"/>
            <w:r>
              <w:rPr>
                <w:b/>
                <w:bCs/>
              </w:rPr>
              <w:t>Testziel</w:t>
            </w:r>
            <w:proofErr w:type="spellEnd"/>
            <w:r>
              <w:rPr>
                <w:b/>
                <w:bCs/>
              </w:rPr>
              <w:t xml:space="preserve"> ID</w:t>
            </w:r>
          </w:p>
        </w:tc>
        <w:tc>
          <w:tcPr>
            <w:tcW w:w="3968" w:type="dxa"/>
            <w:shd w:val="clear" w:color="auto" w:fill="8EAADB" w:themeFill="accent1" w:themeFillTint="99"/>
          </w:tcPr>
          <w:p w14:paraId="46146D39" w14:textId="537A7E29" w:rsidR="008245B8" w:rsidRDefault="008245B8" w:rsidP="00AE5C9C">
            <w:r>
              <w:rPr>
                <w:b/>
                <w:bCs/>
              </w:rPr>
              <w:t>Zielbeschreib</w:t>
            </w:r>
          </w:p>
        </w:tc>
        <w:tc>
          <w:tcPr>
            <w:tcW w:w="3251" w:type="dxa"/>
            <w:shd w:val="clear" w:color="auto" w:fill="8EAADB" w:themeFill="accent1" w:themeFillTint="99"/>
          </w:tcPr>
          <w:p w14:paraId="0AEC1E59" w14:textId="582D8F7B" w:rsidR="008245B8" w:rsidRDefault="008245B8" w:rsidP="00AE5C9C">
            <w:pPr>
              <w:rPr>
                <w:b/>
                <w:bCs/>
              </w:rPr>
            </w:pPr>
            <w:r>
              <w:rPr>
                <w:b/>
                <w:bCs/>
              </w:rPr>
              <w:t>MK ID</w:t>
            </w:r>
            <w:r w:rsidR="000A52E8">
              <w:rPr>
                <w:b/>
                <w:bCs/>
              </w:rPr>
              <w:t xml:space="preserve"> (Ableitung)</w:t>
            </w:r>
          </w:p>
        </w:tc>
      </w:tr>
      <w:tr w:rsidR="008245B8" w14:paraId="2A0B247D" w14:textId="1F5503AB" w:rsidTr="008245B8">
        <w:tc>
          <w:tcPr>
            <w:tcW w:w="1843" w:type="dxa"/>
          </w:tcPr>
          <w:p w14:paraId="12AEFFE9" w14:textId="62EF759A" w:rsidR="008245B8" w:rsidRDefault="008245B8" w:rsidP="00AE5C9C">
            <w:r>
              <w:t>1</w:t>
            </w:r>
          </w:p>
        </w:tc>
        <w:tc>
          <w:tcPr>
            <w:tcW w:w="3968" w:type="dxa"/>
          </w:tcPr>
          <w:p w14:paraId="5E9C3787" w14:textId="411BC1B5" w:rsidR="008245B8" w:rsidRDefault="008245B8" w:rsidP="00AE5C9C">
            <w:r>
              <w:t>Die Website ist von aussen aufrufbar.</w:t>
            </w:r>
          </w:p>
        </w:tc>
        <w:tc>
          <w:tcPr>
            <w:tcW w:w="3251" w:type="dxa"/>
          </w:tcPr>
          <w:p w14:paraId="1B7A679A" w14:textId="6A418E75" w:rsidR="008245B8" w:rsidRDefault="00146F96" w:rsidP="00AE5C9C">
            <w:r>
              <w:t>3</w:t>
            </w:r>
          </w:p>
        </w:tc>
      </w:tr>
      <w:tr w:rsidR="008245B8" w14:paraId="78B341A1" w14:textId="41E5466D" w:rsidTr="008245B8">
        <w:tc>
          <w:tcPr>
            <w:tcW w:w="1843" w:type="dxa"/>
          </w:tcPr>
          <w:p w14:paraId="1745490C" w14:textId="11056E14" w:rsidR="008245B8" w:rsidRPr="00F2679A" w:rsidRDefault="006A12B4" w:rsidP="00AE5C9C">
            <w:pPr>
              <w:rPr>
                <w:lang w:val="en-US"/>
              </w:rPr>
            </w:pPr>
            <w:r>
              <w:rPr>
                <w:lang w:val="en-US"/>
              </w:rPr>
              <w:t>2</w:t>
            </w:r>
          </w:p>
        </w:tc>
        <w:tc>
          <w:tcPr>
            <w:tcW w:w="3968" w:type="dxa"/>
          </w:tcPr>
          <w:p w14:paraId="580FFEEA" w14:textId="65408E2A" w:rsidR="008245B8" w:rsidRDefault="008245B8" w:rsidP="00AE5C9C">
            <w:r>
              <w:t>Es können Daten postiert werden.</w:t>
            </w:r>
          </w:p>
        </w:tc>
        <w:tc>
          <w:tcPr>
            <w:tcW w:w="3251" w:type="dxa"/>
          </w:tcPr>
          <w:p w14:paraId="13CBA861" w14:textId="70030275" w:rsidR="008245B8" w:rsidRDefault="00146F96" w:rsidP="00AE5C9C">
            <w:r>
              <w:t>6</w:t>
            </w:r>
          </w:p>
        </w:tc>
      </w:tr>
      <w:tr w:rsidR="008245B8" w14:paraId="017DA501" w14:textId="0707507B" w:rsidTr="008245B8">
        <w:tc>
          <w:tcPr>
            <w:tcW w:w="1843" w:type="dxa"/>
          </w:tcPr>
          <w:p w14:paraId="0FE9A98A" w14:textId="360D0F55" w:rsidR="008245B8" w:rsidRDefault="006A12B4" w:rsidP="00AE5C9C">
            <w:r>
              <w:t>3</w:t>
            </w:r>
          </w:p>
        </w:tc>
        <w:tc>
          <w:tcPr>
            <w:tcW w:w="3968" w:type="dxa"/>
          </w:tcPr>
          <w:p w14:paraId="1219C3EA" w14:textId="0A1BA77D" w:rsidR="008245B8" w:rsidRDefault="008245B8" w:rsidP="00FD4512">
            <w:pPr>
              <w:keepNext/>
            </w:pPr>
            <w:r>
              <w:t>Es können Daten geholt werden.</w:t>
            </w:r>
          </w:p>
        </w:tc>
        <w:tc>
          <w:tcPr>
            <w:tcW w:w="3251" w:type="dxa"/>
          </w:tcPr>
          <w:p w14:paraId="3EA73DD9" w14:textId="3E82282F" w:rsidR="008245B8" w:rsidRDefault="00146F96" w:rsidP="00FD4512">
            <w:pPr>
              <w:keepNext/>
            </w:pPr>
            <w:r>
              <w:t>7</w:t>
            </w:r>
          </w:p>
        </w:tc>
      </w:tr>
      <w:tr w:rsidR="00146F96" w14:paraId="0280B694" w14:textId="77777777" w:rsidTr="008245B8">
        <w:tc>
          <w:tcPr>
            <w:tcW w:w="1843" w:type="dxa"/>
          </w:tcPr>
          <w:p w14:paraId="0D561B4E" w14:textId="1EE8F667" w:rsidR="00146F96" w:rsidRDefault="00146F96" w:rsidP="00AE5C9C">
            <w:r>
              <w:t>4</w:t>
            </w:r>
          </w:p>
        </w:tc>
        <w:tc>
          <w:tcPr>
            <w:tcW w:w="3968" w:type="dxa"/>
          </w:tcPr>
          <w:p w14:paraId="3B622BB2" w14:textId="0A5FDCCE" w:rsidR="00146F96" w:rsidRDefault="00146F96" w:rsidP="00FD4512">
            <w:pPr>
              <w:keepNext/>
            </w:pPr>
            <w:r>
              <w:t>Die Webapplikation ist mit der Datenbank verbunden.</w:t>
            </w:r>
          </w:p>
        </w:tc>
        <w:tc>
          <w:tcPr>
            <w:tcW w:w="3251" w:type="dxa"/>
          </w:tcPr>
          <w:p w14:paraId="40331385" w14:textId="4BC0FD34" w:rsidR="00146F96" w:rsidRDefault="00146F96" w:rsidP="00FD4512">
            <w:pPr>
              <w:keepNext/>
            </w:pPr>
            <w:r>
              <w:t>5</w:t>
            </w:r>
          </w:p>
        </w:tc>
      </w:tr>
    </w:tbl>
    <w:p w14:paraId="51FE5E32" w14:textId="2FB5CD7B" w:rsidR="00617CF2" w:rsidRPr="00617CF2" w:rsidRDefault="00FD4512" w:rsidP="00FD4512">
      <w:pPr>
        <w:pStyle w:val="Beschriftung"/>
      </w:pPr>
      <w:bookmarkStart w:id="258" w:name="_Toc88468807"/>
      <w:r>
        <w:t xml:space="preserve">Tabelle </w:t>
      </w:r>
      <w:r w:rsidR="0034038F">
        <w:fldChar w:fldCharType="begin"/>
      </w:r>
      <w:r w:rsidR="0034038F">
        <w:instrText xml:space="preserve"> SEQ Tabelle \* ARABIC </w:instrText>
      </w:r>
      <w:r w:rsidR="0034038F">
        <w:fldChar w:fldCharType="separate"/>
      </w:r>
      <w:r w:rsidR="00E2796F">
        <w:rPr>
          <w:noProof/>
        </w:rPr>
        <w:t>30</w:t>
      </w:r>
      <w:r w:rsidR="0034038F">
        <w:rPr>
          <w:noProof/>
        </w:rPr>
        <w:fldChar w:fldCharType="end"/>
      </w:r>
      <w:r w:rsidR="00A2581C">
        <w:t>: Testziele</w:t>
      </w:r>
      <w:bookmarkEnd w:id="258"/>
    </w:p>
    <w:p w14:paraId="3192244A" w14:textId="77777777" w:rsidR="00617CF2" w:rsidRPr="00617CF2" w:rsidRDefault="00617CF2" w:rsidP="00617CF2"/>
    <w:p w14:paraId="39528F21" w14:textId="7EF6D7A3" w:rsidR="00617CF2" w:rsidRDefault="00617CF2" w:rsidP="00617CF2">
      <w:pPr>
        <w:pStyle w:val="berschrift3"/>
      </w:pPr>
      <w:bookmarkStart w:id="259" w:name="_Toc88727885"/>
      <w:r>
        <w:t>Testobjekte</w:t>
      </w:r>
      <w:bookmarkEnd w:id="259"/>
    </w:p>
    <w:p w14:paraId="68CED90F" w14:textId="65A17DD0" w:rsidR="00FD4512" w:rsidRPr="00FD4512" w:rsidRDefault="00FD4512" w:rsidP="00FD4512">
      <w:r>
        <w:t>In nachfolgender Tabelle sind meine Testobjekte aufgelistet.</w:t>
      </w:r>
      <w:r w:rsidR="007A3211">
        <w:t xml:space="preserve"> Im Falle dieses Projekts stellen die Testobjekte Module der Software dar.</w:t>
      </w:r>
      <w:r>
        <w:br/>
      </w:r>
    </w:p>
    <w:tbl>
      <w:tblPr>
        <w:tblStyle w:val="Tabellenraster"/>
        <w:tblW w:w="0" w:type="auto"/>
        <w:tblLook w:val="04A0" w:firstRow="1" w:lastRow="0" w:firstColumn="1" w:lastColumn="0" w:noHBand="0" w:noVBand="1"/>
      </w:tblPr>
      <w:tblGrid>
        <w:gridCol w:w="2689"/>
        <w:gridCol w:w="3685"/>
      </w:tblGrid>
      <w:tr w:rsidR="00FD4512" w14:paraId="49F19ABB" w14:textId="77777777" w:rsidTr="00FD4512">
        <w:tc>
          <w:tcPr>
            <w:tcW w:w="2689" w:type="dxa"/>
            <w:shd w:val="clear" w:color="auto" w:fill="8EAADB" w:themeFill="accent1" w:themeFillTint="99"/>
          </w:tcPr>
          <w:p w14:paraId="6269F6AE" w14:textId="36EA5385" w:rsidR="00FD4512" w:rsidRDefault="00FD4512" w:rsidP="00AE5C9C">
            <w:r>
              <w:rPr>
                <w:b/>
                <w:bCs/>
              </w:rPr>
              <w:t>Testobjekt ID</w:t>
            </w:r>
          </w:p>
        </w:tc>
        <w:tc>
          <w:tcPr>
            <w:tcW w:w="3685" w:type="dxa"/>
            <w:shd w:val="clear" w:color="auto" w:fill="8EAADB" w:themeFill="accent1" w:themeFillTint="99"/>
          </w:tcPr>
          <w:p w14:paraId="16295013" w14:textId="665DC191" w:rsidR="00FD4512" w:rsidRPr="00FD4512" w:rsidRDefault="00FD4512" w:rsidP="00AE5C9C">
            <w:pPr>
              <w:rPr>
                <w:b/>
                <w:bCs/>
              </w:rPr>
            </w:pPr>
            <w:r>
              <w:rPr>
                <w:b/>
                <w:bCs/>
              </w:rPr>
              <w:t>Testobjekt</w:t>
            </w:r>
          </w:p>
        </w:tc>
      </w:tr>
      <w:tr w:rsidR="00FD4512" w14:paraId="31752D09" w14:textId="77777777" w:rsidTr="00FD4512">
        <w:tc>
          <w:tcPr>
            <w:tcW w:w="2689" w:type="dxa"/>
          </w:tcPr>
          <w:p w14:paraId="54C9C9C1" w14:textId="77777777" w:rsidR="00FD4512" w:rsidRDefault="00FD4512" w:rsidP="00AE5C9C">
            <w:r>
              <w:t>1</w:t>
            </w:r>
          </w:p>
        </w:tc>
        <w:tc>
          <w:tcPr>
            <w:tcW w:w="3685" w:type="dxa"/>
          </w:tcPr>
          <w:p w14:paraId="5C4DD870" w14:textId="05AC3200" w:rsidR="00FD4512" w:rsidRDefault="006A12B4" w:rsidP="00AE5C9C">
            <w:r>
              <w:t>Express Webapp</w:t>
            </w:r>
          </w:p>
        </w:tc>
      </w:tr>
      <w:tr w:rsidR="00552799" w14:paraId="4F3A885B" w14:textId="77777777" w:rsidTr="00FD4512">
        <w:tc>
          <w:tcPr>
            <w:tcW w:w="2689" w:type="dxa"/>
          </w:tcPr>
          <w:p w14:paraId="13BFB8B9" w14:textId="138DE3ED" w:rsidR="00552799" w:rsidRDefault="00552799" w:rsidP="00AE5C9C">
            <w:r>
              <w:t>2</w:t>
            </w:r>
          </w:p>
        </w:tc>
        <w:tc>
          <w:tcPr>
            <w:tcW w:w="3685" w:type="dxa"/>
          </w:tcPr>
          <w:p w14:paraId="3D1E51F2" w14:textId="11115050" w:rsidR="00552799" w:rsidRDefault="00552799" w:rsidP="00AE5C9C">
            <w:r>
              <w:t>MySQL Datenbank</w:t>
            </w:r>
          </w:p>
        </w:tc>
      </w:tr>
    </w:tbl>
    <w:p w14:paraId="5EBB82CC" w14:textId="23F67D23" w:rsidR="00FD4512" w:rsidRDefault="00FD4512" w:rsidP="00FD4512">
      <w:pPr>
        <w:pStyle w:val="Beschriftung"/>
        <w:rPr>
          <w:noProof/>
        </w:rPr>
      </w:pPr>
      <w:bookmarkStart w:id="260" w:name="_Toc88468808"/>
      <w:r>
        <w:t xml:space="preserve">Tabelle </w:t>
      </w:r>
      <w:r w:rsidR="0034038F">
        <w:fldChar w:fldCharType="begin"/>
      </w:r>
      <w:r w:rsidR="0034038F">
        <w:instrText xml:space="preserve"> SEQ Tabelle \* ARABIC </w:instrText>
      </w:r>
      <w:r w:rsidR="0034038F">
        <w:fldChar w:fldCharType="separate"/>
      </w:r>
      <w:r w:rsidR="00E2796F">
        <w:rPr>
          <w:noProof/>
        </w:rPr>
        <w:t>31</w:t>
      </w:r>
      <w:r w:rsidR="0034038F">
        <w:rPr>
          <w:noProof/>
        </w:rPr>
        <w:fldChar w:fldCharType="end"/>
      </w:r>
      <w:r w:rsidR="00A2581C">
        <w:t>: Testobjekte</w:t>
      </w:r>
      <w:bookmarkEnd w:id="260"/>
    </w:p>
    <w:p w14:paraId="39A36968" w14:textId="20388BE8" w:rsidR="001A7C97" w:rsidRDefault="001A7C97" w:rsidP="001A7C97"/>
    <w:p w14:paraId="00C5FCEC" w14:textId="4A5DE1A9" w:rsidR="001A7C97" w:rsidRDefault="001A7C97" w:rsidP="001A7C97">
      <w:pPr>
        <w:pStyle w:val="berschrift3"/>
      </w:pPr>
      <w:bookmarkStart w:id="261" w:name="_Toc88727886"/>
      <w:r>
        <w:lastRenderedPageBreak/>
        <w:t>Testarten</w:t>
      </w:r>
      <w:bookmarkEnd w:id="261"/>
    </w:p>
    <w:tbl>
      <w:tblPr>
        <w:tblStyle w:val="Tabellenraster"/>
        <w:tblW w:w="0" w:type="auto"/>
        <w:tblLook w:val="04A0" w:firstRow="1" w:lastRow="0" w:firstColumn="1" w:lastColumn="0" w:noHBand="0" w:noVBand="1"/>
      </w:tblPr>
      <w:tblGrid>
        <w:gridCol w:w="2689"/>
        <w:gridCol w:w="3685"/>
      </w:tblGrid>
      <w:tr w:rsidR="001A7C97" w14:paraId="72C257B1" w14:textId="77777777" w:rsidTr="000D3C45">
        <w:tc>
          <w:tcPr>
            <w:tcW w:w="2689" w:type="dxa"/>
            <w:shd w:val="clear" w:color="auto" w:fill="8EAADB" w:themeFill="accent1" w:themeFillTint="99"/>
          </w:tcPr>
          <w:p w14:paraId="0AEAFA88" w14:textId="163EFF9F" w:rsidR="001A7C97" w:rsidRDefault="00D841E1" w:rsidP="000D3C45">
            <w:r>
              <w:rPr>
                <w:b/>
                <w:bCs/>
              </w:rPr>
              <w:t>Testart</w:t>
            </w:r>
          </w:p>
        </w:tc>
        <w:tc>
          <w:tcPr>
            <w:tcW w:w="3685" w:type="dxa"/>
            <w:shd w:val="clear" w:color="auto" w:fill="8EAADB" w:themeFill="accent1" w:themeFillTint="99"/>
          </w:tcPr>
          <w:p w14:paraId="7399EA67" w14:textId="4DCA7EA7" w:rsidR="001A7C97" w:rsidRPr="00FD4512" w:rsidRDefault="00D841E1" w:rsidP="000D3C45">
            <w:pPr>
              <w:rPr>
                <w:b/>
                <w:bCs/>
              </w:rPr>
            </w:pPr>
            <w:r>
              <w:rPr>
                <w:b/>
                <w:bCs/>
              </w:rPr>
              <w:t>Beschreibung</w:t>
            </w:r>
          </w:p>
        </w:tc>
      </w:tr>
      <w:tr w:rsidR="001A7C97" w14:paraId="0FEF8F50" w14:textId="77777777" w:rsidTr="000D3C45">
        <w:tc>
          <w:tcPr>
            <w:tcW w:w="2689" w:type="dxa"/>
          </w:tcPr>
          <w:p w14:paraId="24AB1F42" w14:textId="1FD94BD8" w:rsidR="001A7C97" w:rsidRDefault="00593550" w:rsidP="000D3C45">
            <w:r>
              <w:t>Integrationstest</w:t>
            </w:r>
          </w:p>
        </w:tc>
        <w:tc>
          <w:tcPr>
            <w:tcW w:w="3685" w:type="dxa"/>
          </w:tcPr>
          <w:p w14:paraId="53DAE77D" w14:textId="0FF01D4A" w:rsidR="001A7C97" w:rsidRDefault="00593550" w:rsidP="00A2581C">
            <w:pPr>
              <w:keepNext/>
            </w:pPr>
            <w:r>
              <w:t>Mehrere Komponenten werden getestet</w:t>
            </w:r>
          </w:p>
        </w:tc>
      </w:tr>
    </w:tbl>
    <w:p w14:paraId="3623FE12" w14:textId="3F769FD6" w:rsidR="001A7C97" w:rsidRDefault="00A2581C" w:rsidP="00A2581C">
      <w:pPr>
        <w:pStyle w:val="Beschriftung"/>
      </w:pPr>
      <w:bookmarkStart w:id="262" w:name="_Toc88468809"/>
      <w:r>
        <w:t xml:space="preserve">Tabelle </w:t>
      </w:r>
      <w:r w:rsidR="0034038F">
        <w:fldChar w:fldCharType="begin"/>
      </w:r>
      <w:r w:rsidR="0034038F">
        <w:instrText xml:space="preserve"> SEQ Tabelle \* ARABIC </w:instrText>
      </w:r>
      <w:r w:rsidR="0034038F">
        <w:fldChar w:fldCharType="separate"/>
      </w:r>
      <w:r w:rsidR="00E2796F">
        <w:rPr>
          <w:noProof/>
        </w:rPr>
        <w:t>32</w:t>
      </w:r>
      <w:r w:rsidR="0034038F">
        <w:rPr>
          <w:noProof/>
        </w:rPr>
        <w:fldChar w:fldCharType="end"/>
      </w:r>
      <w:r>
        <w:t>: Testarten</w:t>
      </w:r>
      <w:bookmarkEnd w:id="262"/>
    </w:p>
    <w:p w14:paraId="170FA3AD" w14:textId="77777777" w:rsidR="003A4826" w:rsidRDefault="003A4826" w:rsidP="001A7C97"/>
    <w:p w14:paraId="7A1D1EB0" w14:textId="1ECA100A" w:rsidR="003A4826" w:rsidRDefault="008245B8" w:rsidP="003A4826">
      <w:pPr>
        <w:pStyle w:val="berschrift3"/>
      </w:pPr>
      <w:bookmarkStart w:id="263" w:name="_Toc88727887"/>
      <w:r>
        <w:t>Testfälle</w:t>
      </w:r>
      <w:bookmarkEnd w:id="263"/>
    </w:p>
    <w:tbl>
      <w:tblPr>
        <w:tblStyle w:val="Tabellenraster"/>
        <w:tblW w:w="8776" w:type="dxa"/>
        <w:tblLook w:val="04A0" w:firstRow="1" w:lastRow="0" w:firstColumn="1" w:lastColumn="0" w:noHBand="0" w:noVBand="1"/>
      </w:tblPr>
      <w:tblGrid>
        <w:gridCol w:w="2194"/>
        <w:gridCol w:w="2194"/>
        <w:gridCol w:w="2194"/>
        <w:gridCol w:w="2194"/>
      </w:tblGrid>
      <w:tr w:rsidR="006A12B4" w14:paraId="271B3BD4" w14:textId="6939E839" w:rsidTr="006A12B4">
        <w:tc>
          <w:tcPr>
            <w:tcW w:w="2194" w:type="dxa"/>
            <w:shd w:val="clear" w:color="auto" w:fill="8EAADB" w:themeFill="accent1" w:themeFillTint="99"/>
          </w:tcPr>
          <w:p w14:paraId="6382A5AF" w14:textId="7B9CBDA1" w:rsidR="006A12B4" w:rsidRDefault="006A12B4" w:rsidP="008245B8">
            <w:pPr>
              <w:rPr>
                <w:b/>
                <w:bCs/>
              </w:rPr>
            </w:pPr>
            <w:r>
              <w:rPr>
                <w:b/>
                <w:bCs/>
              </w:rPr>
              <w:t>ID</w:t>
            </w:r>
          </w:p>
        </w:tc>
        <w:tc>
          <w:tcPr>
            <w:tcW w:w="2194" w:type="dxa"/>
            <w:shd w:val="clear" w:color="auto" w:fill="8EAADB" w:themeFill="accent1" w:themeFillTint="99"/>
          </w:tcPr>
          <w:p w14:paraId="322A3C8C" w14:textId="5103C136" w:rsidR="006A12B4" w:rsidRDefault="006A12B4" w:rsidP="008245B8">
            <w:pPr>
              <w:rPr>
                <w:b/>
                <w:bCs/>
              </w:rPr>
            </w:pPr>
            <w:proofErr w:type="spellStart"/>
            <w:r>
              <w:rPr>
                <w:b/>
                <w:bCs/>
              </w:rPr>
              <w:t>Testziel</w:t>
            </w:r>
            <w:proofErr w:type="spellEnd"/>
          </w:p>
        </w:tc>
        <w:tc>
          <w:tcPr>
            <w:tcW w:w="2194" w:type="dxa"/>
            <w:shd w:val="clear" w:color="auto" w:fill="8EAADB" w:themeFill="accent1" w:themeFillTint="99"/>
          </w:tcPr>
          <w:p w14:paraId="6E78DBE8" w14:textId="1E801173" w:rsidR="006A12B4" w:rsidRDefault="006A12B4" w:rsidP="008245B8">
            <w:pPr>
              <w:rPr>
                <w:b/>
                <w:bCs/>
              </w:rPr>
            </w:pPr>
            <w:r>
              <w:rPr>
                <w:b/>
                <w:bCs/>
              </w:rPr>
              <w:t>Testobjekt ID</w:t>
            </w:r>
          </w:p>
        </w:tc>
        <w:tc>
          <w:tcPr>
            <w:tcW w:w="2194" w:type="dxa"/>
            <w:shd w:val="clear" w:color="auto" w:fill="8EAADB" w:themeFill="accent1" w:themeFillTint="99"/>
          </w:tcPr>
          <w:p w14:paraId="1776136A" w14:textId="63371280" w:rsidR="006A12B4" w:rsidRDefault="006A12B4" w:rsidP="008245B8">
            <w:pPr>
              <w:rPr>
                <w:b/>
                <w:bCs/>
              </w:rPr>
            </w:pPr>
            <w:r>
              <w:rPr>
                <w:b/>
                <w:bCs/>
              </w:rPr>
              <w:t>Testart ID</w:t>
            </w:r>
          </w:p>
        </w:tc>
      </w:tr>
      <w:tr w:rsidR="006A12B4" w14:paraId="28A462BF" w14:textId="174D13B6" w:rsidTr="006A12B4">
        <w:tc>
          <w:tcPr>
            <w:tcW w:w="2194" w:type="dxa"/>
          </w:tcPr>
          <w:p w14:paraId="777951AD" w14:textId="6E5F0124" w:rsidR="006A12B4" w:rsidRDefault="006A12B4" w:rsidP="008245B8">
            <w:r>
              <w:t>1</w:t>
            </w:r>
          </w:p>
        </w:tc>
        <w:tc>
          <w:tcPr>
            <w:tcW w:w="2194" w:type="dxa"/>
          </w:tcPr>
          <w:p w14:paraId="51CBFFC9" w14:textId="27E8221A" w:rsidR="006A12B4" w:rsidRDefault="000A52E8" w:rsidP="008245B8">
            <w:r>
              <w:t>1</w:t>
            </w:r>
          </w:p>
        </w:tc>
        <w:tc>
          <w:tcPr>
            <w:tcW w:w="2194" w:type="dxa"/>
          </w:tcPr>
          <w:p w14:paraId="6A9556DD" w14:textId="1961A38C" w:rsidR="006A12B4" w:rsidRDefault="006A12B4" w:rsidP="008245B8">
            <w:r>
              <w:t>1</w:t>
            </w:r>
          </w:p>
        </w:tc>
        <w:tc>
          <w:tcPr>
            <w:tcW w:w="2194" w:type="dxa"/>
          </w:tcPr>
          <w:p w14:paraId="7B8AB1E2" w14:textId="1818246A" w:rsidR="006A12B4" w:rsidRDefault="006A12B4" w:rsidP="008245B8">
            <w:r>
              <w:t>1</w:t>
            </w:r>
          </w:p>
        </w:tc>
      </w:tr>
      <w:tr w:rsidR="006A12B4" w14:paraId="2F00D80C" w14:textId="4B294ADA" w:rsidTr="006A12B4">
        <w:tc>
          <w:tcPr>
            <w:tcW w:w="2194" w:type="dxa"/>
          </w:tcPr>
          <w:p w14:paraId="0963A508" w14:textId="4DBBA1E9" w:rsidR="006A12B4" w:rsidRDefault="006A12B4" w:rsidP="008245B8">
            <w:r>
              <w:t>2</w:t>
            </w:r>
          </w:p>
        </w:tc>
        <w:tc>
          <w:tcPr>
            <w:tcW w:w="2194" w:type="dxa"/>
          </w:tcPr>
          <w:p w14:paraId="6F7E1ECC" w14:textId="0F7111A5" w:rsidR="006A12B4" w:rsidRDefault="000A52E8" w:rsidP="008245B8">
            <w:r>
              <w:t>2</w:t>
            </w:r>
          </w:p>
        </w:tc>
        <w:tc>
          <w:tcPr>
            <w:tcW w:w="2194" w:type="dxa"/>
          </w:tcPr>
          <w:p w14:paraId="69A64086" w14:textId="5FA3A08E" w:rsidR="006A12B4" w:rsidRDefault="000A52E8" w:rsidP="008245B8">
            <w:r>
              <w:t>1</w:t>
            </w:r>
          </w:p>
        </w:tc>
        <w:tc>
          <w:tcPr>
            <w:tcW w:w="2194" w:type="dxa"/>
          </w:tcPr>
          <w:p w14:paraId="61C236CF" w14:textId="7139AA48" w:rsidR="006A12B4" w:rsidRDefault="006A12B4" w:rsidP="008245B8">
            <w:r>
              <w:t>2</w:t>
            </w:r>
          </w:p>
        </w:tc>
      </w:tr>
      <w:tr w:rsidR="006A12B4" w14:paraId="01A3B85E" w14:textId="6FECFDC1" w:rsidTr="006A12B4">
        <w:tc>
          <w:tcPr>
            <w:tcW w:w="2194" w:type="dxa"/>
          </w:tcPr>
          <w:p w14:paraId="0970C6C1" w14:textId="323F4DC6" w:rsidR="006A12B4" w:rsidRDefault="006A12B4" w:rsidP="008245B8">
            <w:r>
              <w:t>3</w:t>
            </w:r>
          </w:p>
        </w:tc>
        <w:tc>
          <w:tcPr>
            <w:tcW w:w="2194" w:type="dxa"/>
          </w:tcPr>
          <w:p w14:paraId="7A991D3C" w14:textId="7FBEA461" w:rsidR="006A12B4" w:rsidRDefault="000A52E8" w:rsidP="008245B8">
            <w:r>
              <w:t>3</w:t>
            </w:r>
          </w:p>
        </w:tc>
        <w:tc>
          <w:tcPr>
            <w:tcW w:w="2194" w:type="dxa"/>
          </w:tcPr>
          <w:p w14:paraId="4E890411" w14:textId="4D4695A8" w:rsidR="006A12B4" w:rsidRDefault="000A52E8" w:rsidP="008245B8">
            <w:r>
              <w:t>1</w:t>
            </w:r>
          </w:p>
        </w:tc>
        <w:tc>
          <w:tcPr>
            <w:tcW w:w="2194" w:type="dxa"/>
          </w:tcPr>
          <w:p w14:paraId="6BB1CBF2" w14:textId="4C4679B3" w:rsidR="006A12B4" w:rsidRDefault="006A12B4" w:rsidP="008245B8">
            <w:r>
              <w:t>2</w:t>
            </w:r>
          </w:p>
        </w:tc>
      </w:tr>
      <w:tr w:rsidR="00552799" w14:paraId="0EAFD3BB" w14:textId="77777777" w:rsidTr="006A12B4">
        <w:tc>
          <w:tcPr>
            <w:tcW w:w="2194" w:type="dxa"/>
          </w:tcPr>
          <w:p w14:paraId="04B501DA" w14:textId="0A5A7910" w:rsidR="00552799" w:rsidRDefault="00552799" w:rsidP="008245B8">
            <w:r>
              <w:t>4</w:t>
            </w:r>
          </w:p>
        </w:tc>
        <w:tc>
          <w:tcPr>
            <w:tcW w:w="2194" w:type="dxa"/>
          </w:tcPr>
          <w:p w14:paraId="2F14BAD9" w14:textId="4BE32345" w:rsidR="00552799" w:rsidRDefault="00552799" w:rsidP="008245B8">
            <w:r>
              <w:t>4</w:t>
            </w:r>
          </w:p>
        </w:tc>
        <w:tc>
          <w:tcPr>
            <w:tcW w:w="2194" w:type="dxa"/>
          </w:tcPr>
          <w:p w14:paraId="4950E894" w14:textId="0F3C0BD3" w:rsidR="00552799" w:rsidRDefault="00552799" w:rsidP="008245B8">
            <w:r>
              <w:t>1,2</w:t>
            </w:r>
          </w:p>
        </w:tc>
        <w:tc>
          <w:tcPr>
            <w:tcW w:w="2194" w:type="dxa"/>
          </w:tcPr>
          <w:p w14:paraId="3FF75620" w14:textId="6042C03D" w:rsidR="00552799" w:rsidRDefault="00552799" w:rsidP="008245B8">
            <w:r>
              <w:t>1</w:t>
            </w:r>
          </w:p>
        </w:tc>
      </w:tr>
    </w:tbl>
    <w:p w14:paraId="29BAD27E" w14:textId="6C4253BC" w:rsidR="003A4826" w:rsidRPr="003A4826" w:rsidRDefault="00A2581C" w:rsidP="00A2581C">
      <w:pPr>
        <w:pStyle w:val="Beschriftung"/>
      </w:pPr>
      <w:bookmarkStart w:id="264" w:name="_Toc88468810"/>
      <w:r>
        <w:t xml:space="preserve">Tabelle </w:t>
      </w:r>
      <w:r w:rsidR="0034038F">
        <w:fldChar w:fldCharType="begin"/>
      </w:r>
      <w:r w:rsidR="0034038F">
        <w:instrText xml:space="preserve"> SEQ Tabelle \* ARABIC </w:instrText>
      </w:r>
      <w:r w:rsidR="0034038F">
        <w:fldChar w:fldCharType="separate"/>
      </w:r>
      <w:r w:rsidR="00E2796F">
        <w:rPr>
          <w:noProof/>
        </w:rPr>
        <w:t>33</w:t>
      </w:r>
      <w:r w:rsidR="0034038F">
        <w:rPr>
          <w:noProof/>
        </w:rPr>
        <w:fldChar w:fldCharType="end"/>
      </w:r>
      <w:r>
        <w:t>: Testabdeckung</w:t>
      </w:r>
      <w:bookmarkEnd w:id="264"/>
    </w:p>
    <w:p w14:paraId="28BAD6FB" w14:textId="0A7DA545" w:rsidR="00617CF2" w:rsidRDefault="00617CF2" w:rsidP="00617CF2">
      <w:pPr>
        <w:pStyle w:val="berschrift3"/>
      </w:pPr>
      <w:bookmarkStart w:id="265" w:name="_Toc88727888"/>
      <w:r>
        <w:t>Testvoraussetzungen</w:t>
      </w:r>
      <w:bookmarkEnd w:id="265"/>
    </w:p>
    <w:p w14:paraId="120B4DE4" w14:textId="4405DCAD" w:rsidR="00617CF2" w:rsidRDefault="00FD4512" w:rsidP="00617CF2">
      <w:r>
        <w:t>Um die Tests durchführen zu können, muss die Realisation abgeschlossen worden sein.</w:t>
      </w:r>
      <w:r>
        <w:br/>
        <w:t xml:space="preserve">Des Weiteren braucht es eine Testperson, welche </w:t>
      </w:r>
      <w:r w:rsidR="00910979">
        <w:t>Vorkenntnisse mit der Funktionsweise des Produkts hat</w:t>
      </w:r>
      <w:del w:id="266" w:author="Therese" w:date="2021-11-25T15:00:00Z">
        <w:r w:rsidR="00A2396A" w:rsidDel="00787922">
          <w:delText>s</w:delText>
        </w:r>
      </w:del>
      <w:r w:rsidR="00910979">
        <w:t>.</w:t>
      </w:r>
    </w:p>
    <w:p w14:paraId="0E95CFED" w14:textId="58B73542" w:rsidR="00B41476" w:rsidRDefault="0005095C" w:rsidP="0005095C">
      <w:pPr>
        <w:pStyle w:val="berschrift3"/>
      </w:pPr>
      <w:bookmarkStart w:id="267" w:name="_Toc88727889"/>
      <w:r>
        <w:t>Mängeklassifizierung</w:t>
      </w:r>
      <w:bookmarkEnd w:id="267"/>
    </w:p>
    <w:tbl>
      <w:tblPr>
        <w:tblStyle w:val="Tabellenraster"/>
        <w:tblW w:w="9067" w:type="dxa"/>
        <w:tblLook w:val="04A0" w:firstRow="1" w:lastRow="0" w:firstColumn="1" w:lastColumn="0" w:noHBand="0" w:noVBand="1"/>
      </w:tblPr>
      <w:tblGrid>
        <w:gridCol w:w="1555"/>
        <w:gridCol w:w="2693"/>
        <w:gridCol w:w="4819"/>
      </w:tblGrid>
      <w:tr w:rsidR="00B41476" w:rsidRPr="00FD4512" w14:paraId="7D6F7281" w14:textId="5BE97233" w:rsidTr="00B41476">
        <w:tc>
          <w:tcPr>
            <w:tcW w:w="1555" w:type="dxa"/>
            <w:shd w:val="clear" w:color="auto" w:fill="8EAADB" w:themeFill="accent1" w:themeFillTint="99"/>
          </w:tcPr>
          <w:p w14:paraId="52A2360A" w14:textId="052E184A" w:rsidR="00B41476" w:rsidRDefault="00B41476" w:rsidP="00B41476">
            <w:r>
              <w:rPr>
                <w:b/>
                <w:bCs/>
              </w:rPr>
              <w:t>Klassen ID</w:t>
            </w:r>
          </w:p>
        </w:tc>
        <w:tc>
          <w:tcPr>
            <w:tcW w:w="2693" w:type="dxa"/>
            <w:shd w:val="clear" w:color="auto" w:fill="8EAADB" w:themeFill="accent1" w:themeFillTint="99"/>
          </w:tcPr>
          <w:p w14:paraId="33FFF53A" w14:textId="12A14A93" w:rsidR="00B41476" w:rsidRPr="00FD4512" w:rsidRDefault="00B41476" w:rsidP="00B41476">
            <w:pPr>
              <w:rPr>
                <w:b/>
                <w:bCs/>
              </w:rPr>
            </w:pPr>
            <w:r>
              <w:rPr>
                <w:b/>
                <w:bCs/>
              </w:rPr>
              <w:t>Fehlerklassen</w:t>
            </w:r>
          </w:p>
        </w:tc>
        <w:tc>
          <w:tcPr>
            <w:tcW w:w="4819" w:type="dxa"/>
            <w:shd w:val="clear" w:color="auto" w:fill="8EAADB" w:themeFill="accent1" w:themeFillTint="99"/>
          </w:tcPr>
          <w:p w14:paraId="25CF0524" w14:textId="353AFE3B" w:rsidR="00B41476" w:rsidRDefault="00B41476" w:rsidP="00B41476">
            <w:pPr>
              <w:rPr>
                <w:b/>
                <w:bCs/>
              </w:rPr>
            </w:pPr>
            <w:r>
              <w:rPr>
                <w:b/>
                <w:bCs/>
              </w:rPr>
              <w:t>Beschreibung</w:t>
            </w:r>
          </w:p>
        </w:tc>
      </w:tr>
      <w:tr w:rsidR="00B07C3D" w:rsidRPr="00FD4512" w14:paraId="1C5F25A0" w14:textId="77777777" w:rsidTr="0076258D">
        <w:tc>
          <w:tcPr>
            <w:tcW w:w="1555" w:type="dxa"/>
            <w:shd w:val="clear" w:color="auto" w:fill="FFFFFF" w:themeFill="background1"/>
            <w:vAlign w:val="center"/>
          </w:tcPr>
          <w:p w14:paraId="1B3F4A24" w14:textId="3C91A77E" w:rsidR="00B07C3D" w:rsidRDefault="00B07C3D" w:rsidP="00B07C3D">
            <w:pPr>
              <w:rPr>
                <w:b/>
                <w:bCs/>
              </w:rPr>
            </w:pPr>
            <w:r w:rsidRPr="00C26D97">
              <w:t>M0</w:t>
            </w:r>
          </w:p>
        </w:tc>
        <w:tc>
          <w:tcPr>
            <w:tcW w:w="2693" w:type="dxa"/>
            <w:shd w:val="clear" w:color="auto" w:fill="FFFFFF" w:themeFill="background1"/>
            <w:vAlign w:val="center"/>
          </w:tcPr>
          <w:p w14:paraId="660C0A23" w14:textId="3AD35647" w:rsidR="00B07C3D" w:rsidRDefault="00B07C3D" w:rsidP="00B07C3D">
            <w:pPr>
              <w:rPr>
                <w:b/>
                <w:bCs/>
              </w:rPr>
            </w:pPr>
            <w:r w:rsidRPr="00C26D97">
              <w:t>Kein Mangel</w:t>
            </w:r>
          </w:p>
        </w:tc>
        <w:tc>
          <w:tcPr>
            <w:tcW w:w="4819" w:type="dxa"/>
            <w:shd w:val="clear" w:color="auto" w:fill="FFFFFF" w:themeFill="background1"/>
          </w:tcPr>
          <w:p w14:paraId="76EDD05B" w14:textId="605558F2" w:rsidR="00B07C3D" w:rsidRDefault="00B07C3D" w:rsidP="00B07C3D">
            <w:pPr>
              <w:rPr>
                <w:b/>
                <w:bCs/>
              </w:rPr>
            </w:pPr>
            <w:r w:rsidRPr="00C26D97">
              <w:t xml:space="preserve">Das erwartete sowie das </w:t>
            </w:r>
            <w:ins w:id="268" w:author="Therese" w:date="2021-11-25T15:00:00Z">
              <w:r w:rsidR="00787922">
                <w:t>t</w:t>
              </w:r>
            </w:ins>
            <w:del w:id="269" w:author="Therese" w:date="2021-11-25T15:00:00Z">
              <w:r w:rsidRPr="00C26D97" w:rsidDel="00787922">
                <w:delText>T</w:delText>
              </w:r>
            </w:del>
            <w:r w:rsidRPr="00C26D97">
              <w:t>atsächliche Resultat stimmen überein.</w:t>
            </w:r>
          </w:p>
        </w:tc>
      </w:tr>
      <w:tr w:rsidR="00B07C3D" w:rsidRPr="00FD4512" w14:paraId="0900DF0E" w14:textId="77777777" w:rsidTr="0076258D">
        <w:tc>
          <w:tcPr>
            <w:tcW w:w="1555" w:type="dxa"/>
            <w:shd w:val="clear" w:color="auto" w:fill="FFFFFF" w:themeFill="background1"/>
            <w:vAlign w:val="center"/>
          </w:tcPr>
          <w:p w14:paraId="36805072" w14:textId="50BEDAFA" w:rsidR="00B07C3D" w:rsidRDefault="00B07C3D" w:rsidP="00B07C3D">
            <w:pPr>
              <w:rPr>
                <w:b/>
                <w:bCs/>
              </w:rPr>
            </w:pPr>
            <w:r w:rsidRPr="00C26D97">
              <w:t>M1</w:t>
            </w:r>
          </w:p>
        </w:tc>
        <w:tc>
          <w:tcPr>
            <w:tcW w:w="2693" w:type="dxa"/>
            <w:shd w:val="clear" w:color="auto" w:fill="FFFFFF" w:themeFill="background1"/>
            <w:vAlign w:val="center"/>
          </w:tcPr>
          <w:p w14:paraId="739AE46D" w14:textId="44E39877" w:rsidR="00B07C3D" w:rsidRDefault="00B07C3D" w:rsidP="00B07C3D">
            <w:pPr>
              <w:rPr>
                <w:b/>
                <w:bCs/>
              </w:rPr>
            </w:pPr>
            <w:r w:rsidRPr="00C26D97">
              <w:t>Leichter Mangel</w:t>
            </w:r>
          </w:p>
        </w:tc>
        <w:tc>
          <w:tcPr>
            <w:tcW w:w="4819" w:type="dxa"/>
            <w:shd w:val="clear" w:color="auto" w:fill="FFFFFF" w:themeFill="background1"/>
          </w:tcPr>
          <w:p w14:paraId="183A2096" w14:textId="6A5CD96E" w:rsidR="00B07C3D" w:rsidRDefault="00B07C3D" w:rsidP="00B07C3D">
            <w:pPr>
              <w:rPr>
                <w:b/>
                <w:bCs/>
              </w:rPr>
            </w:pPr>
            <w:r w:rsidRPr="00C26D97">
              <w:t>Grundlegend funktioniert alles, kleinere Mängel ersichtlich</w:t>
            </w:r>
          </w:p>
        </w:tc>
      </w:tr>
      <w:tr w:rsidR="00B07C3D" w:rsidRPr="00FD4512" w14:paraId="5D228C3D" w14:textId="77777777" w:rsidTr="0076258D">
        <w:tc>
          <w:tcPr>
            <w:tcW w:w="1555" w:type="dxa"/>
            <w:shd w:val="clear" w:color="auto" w:fill="FFFFFF" w:themeFill="background1"/>
            <w:vAlign w:val="center"/>
          </w:tcPr>
          <w:p w14:paraId="2F1B19C3" w14:textId="070E46C1" w:rsidR="00B07C3D" w:rsidRDefault="00B07C3D" w:rsidP="00B07C3D">
            <w:pPr>
              <w:rPr>
                <w:b/>
                <w:bCs/>
              </w:rPr>
            </w:pPr>
            <w:r w:rsidRPr="00C26D97">
              <w:t>M2</w:t>
            </w:r>
          </w:p>
        </w:tc>
        <w:tc>
          <w:tcPr>
            <w:tcW w:w="2693" w:type="dxa"/>
            <w:shd w:val="clear" w:color="auto" w:fill="FFFFFF" w:themeFill="background1"/>
            <w:vAlign w:val="center"/>
          </w:tcPr>
          <w:p w14:paraId="3DB8267B" w14:textId="49BCFBE8" w:rsidR="00B07C3D" w:rsidRDefault="00B07C3D" w:rsidP="00B07C3D">
            <w:pPr>
              <w:rPr>
                <w:b/>
                <w:bCs/>
              </w:rPr>
            </w:pPr>
            <w:r w:rsidRPr="00C26D97">
              <w:t>Schwerer Mangel</w:t>
            </w:r>
          </w:p>
        </w:tc>
        <w:tc>
          <w:tcPr>
            <w:tcW w:w="4819" w:type="dxa"/>
            <w:shd w:val="clear" w:color="auto" w:fill="FFFFFF" w:themeFill="background1"/>
          </w:tcPr>
          <w:p w14:paraId="5CA911F3" w14:textId="7218CA0C" w:rsidR="00B07C3D" w:rsidRDefault="00B07C3D" w:rsidP="00B07C3D">
            <w:pPr>
              <w:rPr>
                <w:b/>
                <w:bCs/>
              </w:rPr>
            </w:pPr>
            <w:r w:rsidRPr="00C26D97">
              <w:t>Die Anforderung wird nur teilweise erfüllt.</w:t>
            </w:r>
          </w:p>
        </w:tc>
      </w:tr>
      <w:tr w:rsidR="00B07C3D" w:rsidRPr="00FD4512" w14:paraId="1FD63D08" w14:textId="77777777" w:rsidTr="0076258D">
        <w:tc>
          <w:tcPr>
            <w:tcW w:w="1555" w:type="dxa"/>
            <w:shd w:val="clear" w:color="auto" w:fill="FFFFFF" w:themeFill="background1"/>
            <w:vAlign w:val="center"/>
          </w:tcPr>
          <w:p w14:paraId="672645C4" w14:textId="3C0C153D" w:rsidR="00B07C3D" w:rsidRDefault="00B07C3D" w:rsidP="00B07C3D">
            <w:pPr>
              <w:rPr>
                <w:b/>
                <w:bCs/>
              </w:rPr>
            </w:pPr>
            <w:r w:rsidRPr="00C26D97">
              <w:t>M3</w:t>
            </w:r>
          </w:p>
        </w:tc>
        <w:tc>
          <w:tcPr>
            <w:tcW w:w="2693" w:type="dxa"/>
            <w:shd w:val="clear" w:color="auto" w:fill="FFFFFF" w:themeFill="background1"/>
            <w:vAlign w:val="center"/>
          </w:tcPr>
          <w:p w14:paraId="424F51E9" w14:textId="369787C6" w:rsidR="00B07C3D" w:rsidRDefault="00B07C3D" w:rsidP="00B07C3D">
            <w:pPr>
              <w:rPr>
                <w:b/>
                <w:bCs/>
              </w:rPr>
            </w:pPr>
            <w:r w:rsidRPr="00C26D97">
              <w:t>Kritischer Mangel</w:t>
            </w:r>
          </w:p>
        </w:tc>
        <w:tc>
          <w:tcPr>
            <w:tcW w:w="4819" w:type="dxa"/>
            <w:shd w:val="clear" w:color="auto" w:fill="FFFFFF" w:themeFill="background1"/>
          </w:tcPr>
          <w:p w14:paraId="78062C16" w14:textId="6E407CC3" w:rsidR="00B07C3D" w:rsidRDefault="00B07C3D" w:rsidP="00B07C3D">
            <w:pPr>
              <w:keepNext/>
              <w:rPr>
                <w:b/>
                <w:bCs/>
              </w:rPr>
            </w:pPr>
            <w:r w:rsidRPr="00C26D97">
              <w:t>Die Anforderungen werden sehr schlecht bis gar nicht erfüllt.</w:t>
            </w:r>
          </w:p>
        </w:tc>
      </w:tr>
    </w:tbl>
    <w:p w14:paraId="37994917" w14:textId="34B5C233" w:rsidR="00B41476" w:rsidRDefault="00B07C3D" w:rsidP="00B07C3D">
      <w:pPr>
        <w:pStyle w:val="Beschriftung"/>
      </w:pPr>
      <w:bookmarkStart w:id="270" w:name="_Toc88468811"/>
      <w:r>
        <w:t xml:space="preserve">Tabelle </w:t>
      </w:r>
      <w:r w:rsidR="0034038F">
        <w:fldChar w:fldCharType="begin"/>
      </w:r>
      <w:r w:rsidR="0034038F">
        <w:instrText xml:space="preserve"> SEQ Tabelle \* ARABIC </w:instrText>
      </w:r>
      <w:r w:rsidR="0034038F">
        <w:fldChar w:fldCharType="separate"/>
      </w:r>
      <w:r w:rsidR="00E2796F">
        <w:rPr>
          <w:noProof/>
        </w:rPr>
        <w:t>34</w:t>
      </w:r>
      <w:r w:rsidR="0034038F">
        <w:rPr>
          <w:noProof/>
        </w:rPr>
        <w:fldChar w:fldCharType="end"/>
      </w:r>
      <w:r>
        <w:t>: Mängelklassen</w:t>
      </w:r>
      <w:bookmarkEnd w:id="270"/>
    </w:p>
    <w:p w14:paraId="6D578064" w14:textId="77777777" w:rsidR="00D651E1" w:rsidRDefault="00D651E1" w:rsidP="00B41476"/>
    <w:p w14:paraId="6B1A7E70" w14:textId="6CE200E5" w:rsidR="00D651E1" w:rsidRDefault="00B81A0C" w:rsidP="00B81A0C">
      <w:pPr>
        <w:pStyle w:val="berschrift3"/>
      </w:pPr>
      <w:bookmarkStart w:id="271" w:name="_Toc88727890"/>
      <w:r>
        <w:lastRenderedPageBreak/>
        <w:t>Test</w:t>
      </w:r>
      <w:r w:rsidR="007D1FFD">
        <w:t>umgebung</w:t>
      </w:r>
      <w:bookmarkEnd w:id="271"/>
    </w:p>
    <w:p w14:paraId="562F3F2F" w14:textId="7A057847" w:rsidR="007D1FFD" w:rsidRDefault="000B3C4F" w:rsidP="007D1FFD">
      <w:r>
        <w:t>Die Webapplikation läuft in Azure. Getestet wird vom lokalen Host aus via Insomnia oder Postman.</w:t>
      </w:r>
    </w:p>
    <w:p w14:paraId="68828B3B" w14:textId="77777777" w:rsidR="00F1596C" w:rsidRDefault="00F1596C" w:rsidP="007D1FFD"/>
    <w:p w14:paraId="5042893F" w14:textId="38235529" w:rsidR="00F1596C" w:rsidRDefault="00C076EC" w:rsidP="00F1596C">
      <w:pPr>
        <w:pStyle w:val="berschrift3"/>
      </w:pPr>
      <w:bookmarkStart w:id="272" w:name="_Toc88727891"/>
      <w:r>
        <w:t>Testinfrastruktur</w:t>
      </w:r>
      <w:bookmarkEnd w:id="272"/>
    </w:p>
    <w:p w14:paraId="6004873F" w14:textId="77777777" w:rsidR="00180F9C" w:rsidRDefault="00C076EC" w:rsidP="00C076EC">
      <w:r w:rsidRPr="00180F9C">
        <w:rPr>
          <w:b/>
          <w:bCs/>
        </w:rPr>
        <w:t>Testsystem</w:t>
      </w:r>
    </w:p>
    <w:p w14:paraId="55C0D24C" w14:textId="11F430E5" w:rsidR="00C076EC" w:rsidRDefault="00C076EC" w:rsidP="00180F9C">
      <w:pPr>
        <w:pStyle w:val="Listenabsatz"/>
        <w:numPr>
          <w:ilvl w:val="0"/>
          <w:numId w:val="30"/>
        </w:numPr>
      </w:pPr>
      <w:r>
        <w:t>Datenbank Webapp</w:t>
      </w:r>
    </w:p>
    <w:p w14:paraId="309EEE82" w14:textId="77777777" w:rsidR="00180F9C" w:rsidRDefault="00C076EC" w:rsidP="00C076EC">
      <w:r w:rsidRPr="00180F9C">
        <w:rPr>
          <w:b/>
          <w:bCs/>
        </w:rPr>
        <w:t>Testdaten</w:t>
      </w:r>
    </w:p>
    <w:p w14:paraId="4EBAFAD8" w14:textId="5C30ABAB" w:rsidR="00C076EC" w:rsidRDefault="00180F9C" w:rsidP="00180F9C">
      <w:pPr>
        <w:pStyle w:val="Listenabsatz"/>
        <w:numPr>
          <w:ilvl w:val="0"/>
          <w:numId w:val="30"/>
        </w:numPr>
      </w:pPr>
      <w:r>
        <w:t>I</w:t>
      </w:r>
      <w:r w:rsidR="00C076EC">
        <w:t>ndividuelle Eingabe vom Benutzer als Message</w:t>
      </w:r>
    </w:p>
    <w:p w14:paraId="2C6C5986" w14:textId="703A6F32" w:rsidR="00180F9C" w:rsidRDefault="008A1459" w:rsidP="00C076EC">
      <w:pPr>
        <w:rPr>
          <w:b/>
          <w:bCs/>
        </w:rPr>
      </w:pPr>
      <w:r w:rsidRPr="00180F9C">
        <w:rPr>
          <w:b/>
          <w:bCs/>
        </w:rPr>
        <w:t>Testhilfsmittel</w:t>
      </w:r>
    </w:p>
    <w:p w14:paraId="0CC8C049" w14:textId="61B69084" w:rsidR="00727CC2" w:rsidRDefault="00727CC2" w:rsidP="00727CC2">
      <w:pPr>
        <w:pStyle w:val="Listenabsatz"/>
        <w:numPr>
          <w:ilvl w:val="0"/>
          <w:numId w:val="30"/>
        </w:numPr>
      </w:pPr>
      <w:r>
        <w:t>Jest.js</w:t>
      </w:r>
    </w:p>
    <w:p w14:paraId="1E8601D7" w14:textId="77777777" w:rsidR="00180F9C" w:rsidRDefault="008A1459" w:rsidP="00180F9C">
      <w:pPr>
        <w:pStyle w:val="Listenabsatz"/>
        <w:numPr>
          <w:ilvl w:val="0"/>
          <w:numId w:val="30"/>
        </w:numPr>
      </w:pPr>
      <w:r>
        <w:t>Insomnia</w:t>
      </w:r>
    </w:p>
    <w:p w14:paraId="1978CC57" w14:textId="1F691CE3" w:rsidR="00C076EC" w:rsidRDefault="008A1459" w:rsidP="00180F9C">
      <w:pPr>
        <w:pStyle w:val="Listenabsatz"/>
        <w:numPr>
          <w:ilvl w:val="0"/>
          <w:numId w:val="30"/>
        </w:numPr>
      </w:pPr>
      <w:r>
        <w:t>Postman</w:t>
      </w:r>
    </w:p>
    <w:p w14:paraId="5E687F04" w14:textId="1DA1E814" w:rsidR="00E7180E" w:rsidRDefault="00354EEE" w:rsidP="00C076EC">
      <w:r>
        <w:br w:type="page"/>
      </w:r>
    </w:p>
    <w:p w14:paraId="3114D9EC" w14:textId="1E08CE70" w:rsidR="00E7180E" w:rsidRDefault="00E7180E" w:rsidP="00E7180E">
      <w:pPr>
        <w:pStyle w:val="berschrift3"/>
      </w:pPr>
      <w:bookmarkStart w:id="273" w:name="_Toc88727892"/>
      <w:r>
        <w:lastRenderedPageBreak/>
        <w:t xml:space="preserve">Testfall </w:t>
      </w:r>
      <w:r w:rsidR="00F6070C">
        <w:t>Vorlage</w:t>
      </w:r>
      <w:bookmarkEnd w:id="273"/>
    </w:p>
    <w:p w14:paraId="1FC5DDAD" w14:textId="77777777" w:rsidR="00F6070C" w:rsidRDefault="00F6070C" w:rsidP="00F6070C"/>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F6070C" w:rsidRPr="00E13469" w14:paraId="264AEE2B" w14:textId="77777777" w:rsidTr="000D3C45">
        <w:tc>
          <w:tcPr>
            <w:tcW w:w="2122" w:type="dxa"/>
            <w:shd w:val="clear" w:color="auto" w:fill="0082B4"/>
          </w:tcPr>
          <w:p w14:paraId="375245D0"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6A4CFB20" w14:textId="5BD1AA0F" w:rsidR="00F6070C" w:rsidRPr="00974D4F" w:rsidRDefault="00F6070C" w:rsidP="000D3C45">
            <w:pPr>
              <w:spacing w:after="0" w:line="260" w:lineRule="exact"/>
              <w:rPr>
                <w:rFonts w:cs="Arial"/>
                <w:sz w:val="20"/>
                <w:szCs w:val="24"/>
              </w:rPr>
            </w:pPr>
            <w:r>
              <w:rPr>
                <w:rFonts w:cs="Arial"/>
                <w:sz w:val="20"/>
                <w:szCs w:val="24"/>
              </w:rPr>
              <w:t>ID zur eindeutigen Identifizierung des Testfalls</w:t>
            </w:r>
          </w:p>
        </w:tc>
      </w:tr>
      <w:tr w:rsidR="00F6070C" w:rsidRPr="00E13469" w14:paraId="28F4CF7A" w14:textId="77777777" w:rsidTr="000D3C45">
        <w:tc>
          <w:tcPr>
            <w:tcW w:w="2122" w:type="dxa"/>
            <w:shd w:val="clear" w:color="auto" w:fill="0082B4"/>
          </w:tcPr>
          <w:p w14:paraId="239F9E8C" w14:textId="0B43D689"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 xml:space="preserve">Projektziel </w:t>
            </w:r>
            <w:r w:rsidR="007219CF">
              <w:rPr>
                <w:rFonts w:cs="Arial"/>
                <w:color w:val="FFFFFF" w:themeColor="background1"/>
                <w:sz w:val="20"/>
                <w:szCs w:val="24"/>
              </w:rPr>
              <w:t>ID</w:t>
            </w:r>
          </w:p>
        </w:tc>
        <w:tc>
          <w:tcPr>
            <w:tcW w:w="7512" w:type="dxa"/>
          </w:tcPr>
          <w:p w14:paraId="3D9219CE" w14:textId="190DAD7C" w:rsidR="00F6070C" w:rsidRPr="00974D4F" w:rsidRDefault="00EE1567" w:rsidP="000D3C45">
            <w:pPr>
              <w:spacing w:after="0" w:line="260" w:lineRule="exact"/>
              <w:rPr>
                <w:rFonts w:cs="Arial"/>
                <w:sz w:val="20"/>
                <w:szCs w:val="24"/>
              </w:rPr>
            </w:pPr>
            <w:r>
              <w:rPr>
                <w:rFonts w:cs="Arial"/>
                <w:sz w:val="20"/>
                <w:szCs w:val="24"/>
              </w:rPr>
              <w:t>Id des Testziels</w:t>
            </w:r>
          </w:p>
        </w:tc>
      </w:tr>
      <w:tr w:rsidR="00F6070C" w:rsidRPr="00E13469" w14:paraId="5462ECD8" w14:textId="77777777" w:rsidTr="000D3C45">
        <w:tc>
          <w:tcPr>
            <w:tcW w:w="2122" w:type="dxa"/>
            <w:shd w:val="clear" w:color="auto" w:fill="0082B4"/>
          </w:tcPr>
          <w:p w14:paraId="52C8346A" w14:textId="681935C0" w:rsidR="00F6070C" w:rsidRPr="00974D4F" w:rsidRDefault="00F96864" w:rsidP="000D3C45">
            <w:pPr>
              <w:spacing w:after="0" w:line="260" w:lineRule="exact"/>
              <w:rPr>
                <w:rFonts w:cs="Arial"/>
                <w:color w:val="FFFFFF" w:themeColor="background1"/>
                <w:sz w:val="20"/>
                <w:szCs w:val="24"/>
              </w:rPr>
            </w:pPr>
            <w:r>
              <w:rPr>
                <w:rFonts w:cs="Arial"/>
                <w:color w:val="FFFFFF" w:themeColor="background1"/>
                <w:sz w:val="20"/>
                <w:szCs w:val="24"/>
              </w:rPr>
              <w:t>Testobjekt</w:t>
            </w:r>
            <w:r w:rsidR="00EE1567">
              <w:rPr>
                <w:rFonts w:cs="Arial"/>
                <w:color w:val="FFFFFF" w:themeColor="background1"/>
                <w:sz w:val="20"/>
                <w:szCs w:val="24"/>
              </w:rPr>
              <w:t xml:space="preserve"> ID</w:t>
            </w:r>
          </w:p>
        </w:tc>
        <w:tc>
          <w:tcPr>
            <w:tcW w:w="7512" w:type="dxa"/>
          </w:tcPr>
          <w:p w14:paraId="658FB014" w14:textId="0D68E9B1" w:rsidR="00F6070C" w:rsidRPr="00974D4F" w:rsidRDefault="00EE12F4" w:rsidP="000D3C45">
            <w:pPr>
              <w:spacing w:after="0" w:line="260" w:lineRule="exact"/>
              <w:rPr>
                <w:rFonts w:cs="Arial"/>
                <w:sz w:val="20"/>
                <w:szCs w:val="24"/>
              </w:rPr>
            </w:pPr>
            <w:r>
              <w:rPr>
                <w:rFonts w:cs="Arial"/>
                <w:sz w:val="20"/>
                <w:szCs w:val="24"/>
              </w:rPr>
              <w:t xml:space="preserve">Was wird </w:t>
            </w:r>
            <w:r w:rsidR="00E6520A">
              <w:rPr>
                <w:rFonts w:cs="Arial"/>
                <w:sz w:val="20"/>
                <w:szCs w:val="24"/>
              </w:rPr>
              <w:t>getest</w:t>
            </w:r>
            <w:r w:rsidR="00F96864">
              <w:rPr>
                <w:rFonts w:cs="Arial"/>
                <w:sz w:val="20"/>
                <w:szCs w:val="24"/>
              </w:rPr>
              <w:t>?</w:t>
            </w:r>
          </w:p>
        </w:tc>
      </w:tr>
      <w:tr w:rsidR="00F6070C" w:rsidRPr="00B56A19" w14:paraId="53AAB1FF" w14:textId="77777777" w:rsidTr="000D3C45">
        <w:tc>
          <w:tcPr>
            <w:tcW w:w="2122" w:type="dxa"/>
            <w:shd w:val="clear" w:color="auto" w:fill="0082B4"/>
          </w:tcPr>
          <w:p w14:paraId="722504CA"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1135AFEC" w14:textId="77777777" w:rsidR="00F6070C" w:rsidRPr="00B56A19" w:rsidRDefault="00F6070C" w:rsidP="000D3C45">
            <w:pPr>
              <w:spacing w:after="0" w:line="260" w:lineRule="exact"/>
              <w:rPr>
                <w:rFonts w:cs="Arial"/>
                <w:sz w:val="20"/>
                <w:szCs w:val="24"/>
              </w:rPr>
            </w:pPr>
            <w:r>
              <w:rPr>
                <w:rFonts w:cs="Arial"/>
                <w:sz w:val="20"/>
                <w:szCs w:val="24"/>
              </w:rPr>
              <w:t>Testprodukt muss vorhanden sein und Vorkenntnisse müssen vorhanden sein.</w:t>
            </w:r>
          </w:p>
        </w:tc>
      </w:tr>
      <w:tr w:rsidR="00F6070C" w:rsidRPr="00E13469" w14:paraId="082845F8" w14:textId="77777777" w:rsidTr="000D3C45">
        <w:tc>
          <w:tcPr>
            <w:tcW w:w="2122" w:type="dxa"/>
            <w:shd w:val="clear" w:color="auto" w:fill="0082B4"/>
          </w:tcPr>
          <w:p w14:paraId="567B657E"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56F17527" w14:textId="77777777" w:rsidR="00F6070C" w:rsidRPr="00974D4F" w:rsidRDefault="00F6070C" w:rsidP="000D3C45">
            <w:pPr>
              <w:spacing w:after="0" w:line="260" w:lineRule="exact"/>
              <w:rPr>
                <w:rFonts w:cs="Arial"/>
                <w:sz w:val="20"/>
                <w:szCs w:val="24"/>
              </w:rPr>
            </w:pPr>
            <w:r w:rsidRPr="00974D4F">
              <w:rPr>
                <w:rFonts w:cs="Arial"/>
                <w:sz w:val="20"/>
                <w:szCs w:val="24"/>
              </w:rPr>
              <w:t>Zu erfüllender Test 1</w:t>
            </w:r>
          </w:p>
        </w:tc>
      </w:tr>
      <w:tr w:rsidR="00F6070C" w:rsidRPr="00E13469" w14:paraId="4BE10DF0" w14:textId="77777777" w:rsidTr="000D3C45">
        <w:tc>
          <w:tcPr>
            <w:tcW w:w="2122" w:type="dxa"/>
            <w:shd w:val="clear" w:color="auto" w:fill="0082B4"/>
          </w:tcPr>
          <w:p w14:paraId="0C10E4AF"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7F21B9C7" w14:textId="5A0C6D46" w:rsidR="00F6070C" w:rsidRPr="00974D4F" w:rsidRDefault="00357A98" w:rsidP="000D3C45">
            <w:pPr>
              <w:spacing w:after="0" w:line="260" w:lineRule="exact"/>
              <w:rPr>
                <w:rFonts w:cs="Arial"/>
                <w:sz w:val="20"/>
                <w:szCs w:val="24"/>
              </w:rPr>
            </w:pPr>
            <w:r>
              <w:rPr>
                <w:rFonts w:cs="Arial"/>
                <w:sz w:val="20"/>
                <w:szCs w:val="24"/>
              </w:rPr>
              <w:t>Was muss der Tester tun?</w:t>
            </w:r>
          </w:p>
        </w:tc>
      </w:tr>
      <w:tr w:rsidR="00F6070C" w:rsidRPr="00E13469" w14:paraId="253DC3EA" w14:textId="77777777" w:rsidTr="000D3C45">
        <w:tc>
          <w:tcPr>
            <w:tcW w:w="2122" w:type="dxa"/>
            <w:shd w:val="clear" w:color="auto" w:fill="0082B4"/>
          </w:tcPr>
          <w:p w14:paraId="71C43051"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0E7E7AE8" w14:textId="767456A5" w:rsidR="00F6070C" w:rsidRPr="00974D4F" w:rsidRDefault="00877EE1" w:rsidP="000D3C45">
            <w:pPr>
              <w:spacing w:after="0" w:line="260" w:lineRule="exact"/>
              <w:rPr>
                <w:rFonts w:cs="Arial"/>
                <w:sz w:val="20"/>
                <w:szCs w:val="24"/>
              </w:rPr>
            </w:pPr>
            <w:r>
              <w:rPr>
                <w:rFonts w:cs="Arial"/>
                <w:sz w:val="20"/>
                <w:szCs w:val="24"/>
              </w:rPr>
              <w:t>Was ist das erwartete Resultat?</w:t>
            </w:r>
          </w:p>
        </w:tc>
      </w:tr>
      <w:tr w:rsidR="00F6070C" w:rsidRPr="00E13469" w14:paraId="37A74C93" w14:textId="77777777" w:rsidTr="000D3C45">
        <w:tc>
          <w:tcPr>
            <w:tcW w:w="2122" w:type="dxa"/>
            <w:shd w:val="clear" w:color="auto" w:fill="0082B4"/>
          </w:tcPr>
          <w:p w14:paraId="4D91B33C"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6995ECB8" w14:textId="607B548A" w:rsidR="00F6070C" w:rsidRPr="00974D4F" w:rsidRDefault="00877EE1" w:rsidP="000D3C45">
            <w:pPr>
              <w:spacing w:after="0" w:line="260" w:lineRule="exact"/>
              <w:rPr>
                <w:rFonts w:cs="Arial"/>
                <w:sz w:val="20"/>
                <w:szCs w:val="24"/>
              </w:rPr>
            </w:pPr>
            <w:r>
              <w:rPr>
                <w:rFonts w:cs="Arial"/>
                <w:sz w:val="20"/>
                <w:szCs w:val="24"/>
              </w:rPr>
              <w:t>Was ist das tatsächliche Resultat?</w:t>
            </w:r>
          </w:p>
        </w:tc>
      </w:tr>
      <w:tr w:rsidR="00F6070C" w:rsidRPr="00E13469" w14:paraId="0D7DE852" w14:textId="77777777" w:rsidTr="000D3C45">
        <w:tc>
          <w:tcPr>
            <w:tcW w:w="2122" w:type="dxa"/>
            <w:shd w:val="clear" w:color="auto" w:fill="0082B4"/>
          </w:tcPr>
          <w:p w14:paraId="2831754D"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0C6DD2E8" w14:textId="737D75B2" w:rsidR="00F6070C" w:rsidRPr="00974D4F" w:rsidRDefault="00877EE1" w:rsidP="000D3C45">
            <w:pPr>
              <w:spacing w:after="0" w:line="260" w:lineRule="exact"/>
              <w:rPr>
                <w:rFonts w:cs="Arial"/>
                <w:sz w:val="20"/>
                <w:szCs w:val="24"/>
              </w:rPr>
            </w:pPr>
            <w:r>
              <w:rPr>
                <w:rFonts w:cs="Arial"/>
                <w:sz w:val="20"/>
                <w:szCs w:val="24"/>
              </w:rPr>
              <w:t>Bemerkungen hier festhalten</w:t>
            </w:r>
          </w:p>
          <w:p w14:paraId="6C40D024" w14:textId="77777777" w:rsidR="00F6070C" w:rsidRPr="00974D4F" w:rsidRDefault="00F6070C" w:rsidP="000D3C45">
            <w:pPr>
              <w:spacing w:after="0" w:line="260" w:lineRule="exact"/>
              <w:rPr>
                <w:rFonts w:cs="Arial"/>
                <w:sz w:val="20"/>
                <w:szCs w:val="24"/>
              </w:rPr>
            </w:pPr>
          </w:p>
        </w:tc>
      </w:tr>
      <w:tr w:rsidR="00F6070C" w:rsidRPr="00E13469" w14:paraId="2D95E6B6" w14:textId="77777777" w:rsidTr="000D3C45">
        <w:tc>
          <w:tcPr>
            <w:tcW w:w="2122" w:type="dxa"/>
            <w:shd w:val="clear" w:color="auto" w:fill="0082B4"/>
          </w:tcPr>
          <w:p w14:paraId="3246535A"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4EF87B10" w14:textId="704A360E" w:rsidR="00F6070C" w:rsidRPr="00974D4F" w:rsidRDefault="00877EE1" w:rsidP="000D3C45">
            <w:pPr>
              <w:keepNext/>
              <w:spacing w:after="0" w:line="260" w:lineRule="exact"/>
              <w:rPr>
                <w:rFonts w:cs="Arial"/>
                <w:sz w:val="20"/>
                <w:szCs w:val="24"/>
              </w:rPr>
            </w:pPr>
            <w:r>
              <w:rPr>
                <w:rFonts w:cs="Arial"/>
                <w:sz w:val="20"/>
                <w:szCs w:val="24"/>
              </w:rPr>
              <w:t>Fehlerklasse angeben</w:t>
            </w:r>
          </w:p>
        </w:tc>
      </w:tr>
    </w:tbl>
    <w:p w14:paraId="6AC09C0C" w14:textId="474F4BF1" w:rsidR="00F6070C" w:rsidRPr="002459C4" w:rsidRDefault="00F6070C" w:rsidP="00F6070C">
      <w:pPr>
        <w:pStyle w:val="Beschriftung"/>
      </w:pPr>
      <w:bookmarkStart w:id="274" w:name="_Toc88468812"/>
      <w:r>
        <w:t xml:space="preserve">Tabelle </w:t>
      </w:r>
      <w:r w:rsidR="0034038F">
        <w:fldChar w:fldCharType="begin"/>
      </w:r>
      <w:r w:rsidR="0034038F">
        <w:instrText xml:space="preserve"> SEQ Tabelle \* ARABIC </w:instrText>
      </w:r>
      <w:r w:rsidR="0034038F">
        <w:fldChar w:fldCharType="separate"/>
      </w:r>
      <w:r w:rsidR="00E2796F">
        <w:rPr>
          <w:noProof/>
        </w:rPr>
        <w:t>35</w:t>
      </w:r>
      <w:r w:rsidR="0034038F">
        <w:rPr>
          <w:noProof/>
        </w:rPr>
        <w:fldChar w:fldCharType="end"/>
      </w:r>
      <w:r w:rsidR="00FF594E">
        <w:t>: Testfall Vorlage</w:t>
      </w:r>
      <w:bookmarkEnd w:id="274"/>
    </w:p>
    <w:p w14:paraId="2189971B" w14:textId="77777777" w:rsidR="00F6070C" w:rsidRPr="00F6070C" w:rsidRDefault="00F6070C" w:rsidP="00F6070C"/>
    <w:p w14:paraId="2FF0A4F3" w14:textId="081BFBA0" w:rsidR="00B800D5" w:rsidRDefault="00B800D5" w:rsidP="00B800D5">
      <w:pPr>
        <w:pStyle w:val="berschrift1"/>
      </w:pPr>
      <w:bookmarkStart w:id="275" w:name="_Toc88727893"/>
      <w:r>
        <w:t>Realisierung</w:t>
      </w:r>
      <w:bookmarkEnd w:id="275"/>
    </w:p>
    <w:p w14:paraId="2C5906CA" w14:textId="19295049" w:rsidR="008A535E" w:rsidRPr="008A535E" w:rsidRDefault="008A535E" w:rsidP="008A535E">
      <w:r>
        <w:br w:type="page"/>
      </w:r>
    </w:p>
    <w:p w14:paraId="45ED2C15" w14:textId="028BACCF" w:rsidR="00990F0F" w:rsidRDefault="00990F0F" w:rsidP="00990F0F">
      <w:pPr>
        <w:pStyle w:val="berschrift1"/>
      </w:pPr>
      <w:bookmarkStart w:id="276" w:name="_Toc88727894"/>
      <w:r>
        <w:lastRenderedPageBreak/>
        <w:t>Abbildungsverzeichnis</w:t>
      </w:r>
      <w:bookmarkEnd w:id="276"/>
    </w:p>
    <w:p w14:paraId="1D52C460" w14:textId="468D2863" w:rsidR="00905E82" w:rsidRDefault="00E35744">
      <w:pPr>
        <w:pStyle w:val="Abbildungsverzeichnis"/>
        <w:tabs>
          <w:tab w:val="right" w:leader="dot" w:pos="9062"/>
        </w:tabs>
        <w:rPr>
          <w:rFonts w:asciiTheme="minorHAnsi" w:eastAsiaTheme="minorEastAsia" w:hAnsiTheme="minorHAnsi"/>
          <w:noProof/>
          <w:lang w:eastAsia="de-CH"/>
        </w:rPr>
      </w:pPr>
      <w:r>
        <w:fldChar w:fldCharType="begin"/>
      </w:r>
      <w:r>
        <w:instrText xml:space="preserve"> TOC \h \z \c "Abbildung" </w:instrText>
      </w:r>
      <w:r>
        <w:fldChar w:fldCharType="separate"/>
      </w:r>
      <w:hyperlink r:id="rId48" w:anchor="_Toc88468666" w:history="1">
        <w:r w:rsidR="00905E82" w:rsidRPr="00727261">
          <w:rPr>
            <w:rStyle w:val="Hyperlink"/>
            <w:noProof/>
          </w:rPr>
          <w:t>Abbildung 1: Arbeitsplatz</w:t>
        </w:r>
        <w:r w:rsidR="00905E82">
          <w:rPr>
            <w:noProof/>
            <w:webHidden/>
          </w:rPr>
          <w:tab/>
        </w:r>
        <w:r w:rsidR="00905E82">
          <w:rPr>
            <w:noProof/>
            <w:webHidden/>
          </w:rPr>
          <w:fldChar w:fldCharType="begin"/>
        </w:r>
        <w:r w:rsidR="00905E82">
          <w:rPr>
            <w:noProof/>
            <w:webHidden/>
          </w:rPr>
          <w:instrText xml:space="preserve"> PAGEREF _Toc88468666 \h </w:instrText>
        </w:r>
        <w:r w:rsidR="00905E82">
          <w:rPr>
            <w:noProof/>
            <w:webHidden/>
          </w:rPr>
        </w:r>
        <w:r w:rsidR="00905E82">
          <w:rPr>
            <w:noProof/>
            <w:webHidden/>
          </w:rPr>
          <w:fldChar w:fldCharType="separate"/>
        </w:r>
        <w:r w:rsidR="00905E82">
          <w:rPr>
            <w:noProof/>
            <w:webHidden/>
          </w:rPr>
          <w:t>14</w:t>
        </w:r>
        <w:r w:rsidR="00905E82">
          <w:rPr>
            <w:noProof/>
            <w:webHidden/>
          </w:rPr>
          <w:fldChar w:fldCharType="end"/>
        </w:r>
      </w:hyperlink>
    </w:p>
    <w:p w14:paraId="0B445D3C" w14:textId="1283A7B3" w:rsidR="00905E82" w:rsidRDefault="00DF12E8">
      <w:pPr>
        <w:pStyle w:val="Abbildungsverzeichnis"/>
        <w:tabs>
          <w:tab w:val="right" w:leader="dot" w:pos="9062"/>
        </w:tabs>
        <w:rPr>
          <w:rFonts w:asciiTheme="minorHAnsi" w:eastAsiaTheme="minorEastAsia" w:hAnsiTheme="minorHAnsi"/>
          <w:noProof/>
          <w:lang w:eastAsia="de-CH"/>
        </w:rPr>
      </w:pPr>
      <w:hyperlink w:anchor="_Toc88468667" w:history="1">
        <w:r w:rsidR="00905E82" w:rsidRPr="00727261">
          <w:rPr>
            <w:rStyle w:val="Hyperlink"/>
            <w:noProof/>
          </w:rPr>
          <w:t>Abbildung 2: Dokumentablage</w:t>
        </w:r>
        <w:r w:rsidR="00905E82">
          <w:rPr>
            <w:noProof/>
            <w:webHidden/>
          </w:rPr>
          <w:tab/>
        </w:r>
        <w:r w:rsidR="00905E82">
          <w:rPr>
            <w:noProof/>
            <w:webHidden/>
          </w:rPr>
          <w:fldChar w:fldCharType="begin"/>
        </w:r>
        <w:r w:rsidR="00905E82">
          <w:rPr>
            <w:noProof/>
            <w:webHidden/>
          </w:rPr>
          <w:instrText xml:space="preserve"> PAGEREF _Toc88468667 \h </w:instrText>
        </w:r>
        <w:r w:rsidR="00905E82">
          <w:rPr>
            <w:noProof/>
            <w:webHidden/>
          </w:rPr>
        </w:r>
        <w:r w:rsidR="00905E82">
          <w:rPr>
            <w:noProof/>
            <w:webHidden/>
          </w:rPr>
          <w:fldChar w:fldCharType="separate"/>
        </w:r>
        <w:r w:rsidR="00905E82">
          <w:rPr>
            <w:noProof/>
            <w:webHidden/>
          </w:rPr>
          <w:t>15</w:t>
        </w:r>
        <w:r w:rsidR="00905E82">
          <w:rPr>
            <w:noProof/>
            <w:webHidden/>
          </w:rPr>
          <w:fldChar w:fldCharType="end"/>
        </w:r>
      </w:hyperlink>
    </w:p>
    <w:p w14:paraId="58B98FC7" w14:textId="7306A081" w:rsidR="00905E82" w:rsidRDefault="00DF12E8">
      <w:pPr>
        <w:pStyle w:val="Abbildungsverzeichnis"/>
        <w:tabs>
          <w:tab w:val="right" w:leader="dot" w:pos="9062"/>
        </w:tabs>
        <w:rPr>
          <w:rFonts w:asciiTheme="minorHAnsi" w:eastAsiaTheme="minorEastAsia" w:hAnsiTheme="minorHAnsi"/>
          <w:noProof/>
          <w:lang w:eastAsia="de-CH"/>
        </w:rPr>
      </w:pPr>
      <w:hyperlink w:anchor="_Toc88468668" w:history="1">
        <w:r w:rsidR="00905E82" w:rsidRPr="00727261">
          <w:rPr>
            <w:rStyle w:val="Hyperlink"/>
            <w:noProof/>
          </w:rPr>
          <w:t>Abbildung 3: OneDrive Cloud</w:t>
        </w:r>
        <w:r w:rsidR="00905E82">
          <w:rPr>
            <w:noProof/>
            <w:webHidden/>
          </w:rPr>
          <w:tab/>
        </w:r>
        <w:r w:rsidR="00905E82">
          <w:rPr>
            <w:noProof/>
            <w:webHidden/>
          </w:rPr>
          <w:fldChar w:fldCharType="begin"/>
        </w:r>
        <w:r w:rsidR="00905E82">
          <w:rPr>
            <w:noProof/>
            <w:webHidden/>
          </w:rPr>
          <w:instrText xml:space="preserve"> PAGEREF _Toc88468668 \h </w:instrText>
        </w:r>
        <w:r w:rsidR="00905E82">
          <w:rPr>
            <w:noProof/>
            <w:webHidden/>
          </w:rPr>
        </w:r>
        <w:r w:rsidR="00905E82">
          <w:rPr>
            <w:noProof/>
            <w:webHidden/>
          </w:rPr>
          <w:fldChar w:fldCharType="separate"/>
        </w:r>
        <w:r w:rsidR="00905E82">
          <w:rPr>
            <w:noProof/>
            <w:webHidden/>
          </w:rPr>
          <w:t>16</w:t>
        </w:r>
        <w:r w:rsidR="00905E82">
          <w:rPr>
            <w:noProof/>
            <w:webHidden/>
          </w:rPr>
          <w:fldChar w:fldCharType="end"/>
        </w:r>
      </w:hyperlink>
    </w:p>
    <w:p w14:paraId="61CD9BFC" w14:textId="2745BC91" w:rsidR="00905E82" w:rsidRDefault="00DF12E8">
      <w:pPr>
        <w:pStyle w:val="Abbildungsverzeichnis"/>
        <w:tabs>
          <w:tab w:val="right" w:leader="dot" w:pos="9062"/>
        </w:tabs>
        <w:rPr>
          <w:rFonts w:asciiTheme="minorHAnsi" w:eastAsiaTheme="minorEastAsia" w:hAnsiTheme="minorHAnsi"/>
          <w:noProof/>
          <w:lang w:eastAsia="de-CH"/>
        </w:rPr>
      </w:pPr>
      <w:hyperlink r:id="rId49" w:anchor="_Toc88468669" w:history="1">
        <w:r w:rsidR="00905E82" w:rsidRPr="00727261">
          <w:rPr>
            <w:rStyle w:val="Hyperlink"/>
            <w:noProof/>
          </w:rPr>
          <w:t>Abbildung 4: OneDrive Datenwiederherstellung</w:t>
        </w:r>
        <w:r w:rsidR="00905E82">
          <w:rPr>
            <w:noProof/>
            <w:webHidden/>
          </w:rPr>
          <w:tab/>
        </w:r>
        <w:r w:rsidR="00905E82">
          <w:rPr>
            <w:noProof/>
            <w:webHidden/>
          </w:rPr>
          <w:fldChar w:fldCharType="begin"/>
        </w:r>
        <w:r w:rsidR="00905E82">
          <w:rPr>
            <w:noProof/>
            <w:webHidden/>
          </w:rPr>
          <w:instrText xml:space="preserve"> PAGEREF _Toc88468669 \h </w:instrText>
        </w:r>
        <w:r w:rsidR="00905E82">
          <w:rPr>
            <w:noProof/>
            <w:webHidden/>
          </w:rPr>
        </w:r>
        <w:r w:rsidR="00905E82">
          <w:rPr>
            <w:noProof/>
            <w:webHidden/>
          </w:rPr>
          <w:fldChar w:fldCharType="separate"/>
        </w:r>
        <w:r w:rsidR="00905E82">
          <w:rPr>
            <w:noProof/>
            <w:webHidden/>
          </w:rPr>
          <w:t>17</w:t>
        </w:r>
        <w:r w:rsidR="00905E82">
          <w:rPr>
            <w:noProof/>
            <w:webHidden/>
          </w:rPr>
          <w:fldChar w:fldCharType="end"/>
        </w:r>
      </w:hyperlink>
    </w:p>
    <w:p w14:paraId="27E5F275" w14:textId="2B2C68F2" w:rsidR="00905E82" w:rsidRDefault="00DF12E8">
      <w:pPr>
        <w:pStyle w:val="Abbildungsverzeichnis"/>
        <w:tabs>
          <w:tab w:val="right" w:leader="dot" w:pos="9062"/>
        </w:tabs>
        <w:rPr>
          <w:rFonts w:asciiTheme="minorHAnsi" w:eastAsiaTheme="minorEastAsia" w:hAnsiTheme="minorHAnsi"/>
          <w:noProof/>
          <w:lang w:eastAsia="de-CH"/>
        </w:rPr>
      </w:pPr>
      <w:hyperlink w:anchor="_Toc88468670" w:history="1">
        <w:r w:rsidR="00905E82" w:rsidRPr="00727261">
          <w:rPr>
            <w:rStyle w:val="Hyperlink"/>
            <w:noProof/>
          </w:rPr>
          <w:t>Abbildung 5: Datenwiederherstellung mit Git</w:t>
        </w:r>
        <w:r w:rsidR="00905E82">
          <w:rPr>
            <w:noProof/>
            <w:webHidden/>
          </w:rPr>
          <w:tab/>
        </w:r>
        <w:r w:rsidR="00905E82">
          <w:rPr>
            <w:noProof/>
            <w:webHidden/>
          </w:rPr>
          <w:fldChar w:fldCharType="begin"/>
        </w:r>
        <w:r w:rsidR="00905E82">
          <w:rPr>
            <w:noProof/>
            <w:webHidden/>
          </w:rPr>
          <w:instrText xml:space="preserve"> PAGEREF _Toc88468670 \h </w:instrText>
        </w:r>
        <w:r w:rsidR="00905E82">
          <w:rPr>
            <w:noProof/>
            <w:webHidden/>
          </w:rPr>
        </w:r>
        <w:r w:rsidR="00905E82">
          <w:rPr>
            <w:noProof/>
            <w:webHidden/>
          </w:rPr>
          <w:fldChar w:fldCharType="separate"/>
        </w:r>
        <w:r w:rsidR="00905E82">
          <w:rPr>
            <w:noProof/>
            <w:webHidden/>
          </w:rPr>
          <w:t>17</w:t>
        </w:r>
        <w:r w:rsidR="00905E82">
          <w:rPr>
            <w:noProof/>
            <w:webHidden/>
          </w:rPr>
          <w:fldChar w:fldCharType="end"/>
        </w:r>
      </w:hyperlink>
    </w:p>
    <w:p w14:paraId="3B933929" w14:textId="57396F18" w:rsidR="00905E82" w:rsidRDefault="00DF12E8">
      <w:pPr>
        <w:pStyle w:val="Abbildungsverzeichnis"/>
        <w:tabs>
          <w:tab w:val="right" w:leader="dot" w:pos="9062"/>
        </w:tabs>
        <w:rPr>
          <w:rFonts w:asciiTheme="minorHAnsi" w:eastAsiaTheme="minorEastAsia" w:hAnsiTheme="minorHAnsi"/>
          <w:noProof/>
          <w:lang w:eastAsia="de-CH"/>
        </w:rPr>
      </w:pPr>
      <w:hyperlink w:anchor="_Toc88468671" w:history="1">
        <w:r w:rsidR="00905E82" w:rsidRPr="00727261">
          <w:rPr>
            <w:rStyle w:val="Hyperlink"/>
            <w:noProof/>
          </w:rPr>
          <w:t>Abbildung 6: Version als Zip Ordner</w:t>
        </w:r>
        <w:r w:rsidR="00905E82">
          <w:rPr>
            <w:noProof/>
            <w:webHidden/>
          </w:rPr>
          <w:tab/>
        </w:r>
        <w:r w:rsidR="00905E82">
          <w:rPr>
            <w:noProof/>
            <w:webHidden/>
          </w:rPr>
          <w:fldChar w:fldCharType="begin"/>
        </w:r>
        <w:r w:rsidR="00905E82">
          <w:rPr>
            <w:noProof/>
            <w:webHidden/>
          </w:rPr>
          <w:instrText xml:space="preserve"> PAGEREF _Toc88468671 \h </w:instrText>
        </w:r>
        <w:r w:rsidR="00905E82">
          <w:rPr>
            <w:noProof/>
            <w:webHidden/>
          </w:rPr>
        </w:r>
        <w:r w:rsidR="00905E82">
          <w:rPr>
            <w:noProof/>
            <w:webHidden/>
          </w:rPr>
          <w:fldChar w:fldCharType="separate"/>
        </w:r>
        <w:r w:rsidR="00905E82">
          <w:rPr>
            <w:noProof/>
            <w:webHidden/>
          </w:rPr>
          <w:t>18</w:t>
        </w:r>
        <w:r w:rsidR="00905E82">
          <w:rPr>
            <w:noProof/>
            <w:webHidden/>
          </w:rPr>
          <w:fldChar w:fldCharType="end"/>
        </w:r>
      </w:hyperlink>
    </w:p>
    <w:p w14:paraId="1A04BEC0" w14:textId="242A905C" w:rsidR="00905E82" w:rsidRDefault="00DF12E8">
      <w:pPr>
        <w:pStyle w:val="Abbildungsverzeichnis"/>
        <w:tabs>
          <w:tab w:val="right" w:leader="dot" w:pos="9062"/>
        </w:tabs>
        <w:rPr>
          <w:rFonts w:asciiTheme="minorHAnsi" w:eastAsiaTheme="minorEastAsia" w:hAnsiTheme="minorHAnsi"/>
          <w:noProof/>
          <w:lang w:eastAsia="de-CH"/>
        </w:rPr>
      </w:pPr>
      <w:hyperlink r:id="rId50" w:anchor="_Toc88468672" w:history="1">
        <w:r w:rsidR="00905E82" w:rsidRPr="00727261">
          <w:rPr>
            <w:rStyle w:val="Hyperlink"/>
            <w:noProof/>
          </w:rPr>
          <w:t>Abbildung 7: Git Übersicht Commits</w:t>
        </w:r>
        <w:r w:rsidR="00905E82">
          <w:rPr>
            <w:noProof/>
            <w:webHidden/>
          </w:rPr>
          <w:tab/>
        </w:r>
        <w:r w:rsidR="00905E82">
          <w:rPr>
            <w:noProof/>
            <w:webHidden/>
          </w:rPr>
          <w:fldChar w:fldCharType="begin"/>
        </w:r>
        <w:r w:rsidR="00905E82">
          <w:rPr>
            <w:noProof/>
            <w:webHidden/>
          </w:rPr>
          <w:instrText xml:space="preserve"> PAGEREF _Toc88468672 \h </w:instrText>
        </w:r>
        <w:r w:rsidR="00905E82">
          <w:rPr>
            <w:noProof/>
            <w:webHidden/>
          </w:rPr>
        </w:r>
        <w:r w:rsidR="00905E82">
          <w:rPr>
            <w:noProof/>
            <w:webHidden/>
          </w:rPr>
          <w:fldChar w:fldCharType="separate"/>
        </w:r>
        <w:r w:rsidR="00905E82">
          <w:rPr>
            <w:noProof/>
            <w:webHidden/>
          </w:rPr>
          <w:t>19</w:t>
        </w:r>
        <w:r w:rsidR="00905E82">
          <w:rPr>
            <w:noProof/>
            <w:webHidden/>
          </w:rPr>
          <w:fldChar w:fldCharType="end"/>
        </w:r>
      </w:hyperlink>
    </w:p>
    <w:p w14:paraId="431691F5" w14:textId="6DD6F458" w:rsidR="00905E82" w:rsidRDefault="00DF12E8">
      <w:pPr>
        <w:pStyle w:val="Abbildungsverzeichnis"/>
        <w:tabs>
          <w:tab w:val="right" w:leader="dot" w:pos="9062"/>
        </w:tabs>
        <w:rPr>
          <w:rFonts w:asciiTheme="minorHAnsi" w:eastAsiaTheme="minorEastAsia" w:hAnsiTheme="minorHAnsi"/>
          <w:noProof/>
          <w:lang w:eastAsia="de-CH"/>
        </w:rPr>
      </w:pPr>
      <w:hyperlink w:anchor="_Toc88468673" w:history="1">
        <w:r w:rsidR="00905E82" w:rsidRPr="00727261">
          <w:rPr>
            <w:rStyle w:val="Hyperlink"/>
            <w:noProof/>
          </w:rPr>
          <w:t>Abbildung 8: Git Hard Reset</w:t>
        </w:r>
        <w:r w:rsidR="00905E82">
          <w:rPr>
            <w:noProof/>
            <w:webHidden/>
          </w:rPr>
          <w:tab/>
        </w:r>
        <w:r w:rsidR="00905E82">
          <w:rPr>
            <w:noProof/>
            <w:webHidden/>
          </w:rPr>
          <w:fldChar w:fldCharType="begin"/>
        </w:r>
        <w:r w:rsidR="00905E82">
          <w:rPr>
            <w:noProof/>
            <w:webHidden/>
          </w:rPr>
          <w:instrText xml:space="preserve"> PAGEREF _Toc88468673 \h </w:instrText>
        </w:r>
        <w:r w:rsidR="00905E82">
          <w:rPr>
            <w:noProof/>
            <w:webHidden/>
          </w:rPr>
        </w:r>
        <w:r w:rsidR="00905E82">
          <w:rPr>
            <w:noProof/>
            <w:webHidden/>
          </w:rPr>
          <w:fldChar w:fldCharType="separate"/>
        </w:r>
        <w:r w:rsidR="00905E82">
          <w:rPr>
            <w:noProof/>
            <w:webHidden/>
          </w:rPr>
          <w:t>20</w:t>
        </w:r>
        <w:r w:rsidR="00905E82">
          <w:rPr>
            <w:noProof/>
            <w:webHidden/>
          </w:rPr>
          <w:fldChar w:fldCharType="end"/>
        </w:r>
      </w:hyperlink>
    </w:p>
    <w:p w14:paraId="53EA4569" w14:textId="14178E65" w:rsidR="00905E82" w:rsidRDefault="00DF12E8">
      <w:pPr>
        <w:pStyle w:val="Abbildungsverzeichnis"/>
        <w:tabs>
          <w:tab w:val="right" w:leader="dot" w:pos="9062"/>
        </w:tabs>
        <w:rPr>
          <w:rFonts w:asciiTheme="minorHAnsi" w:eastAsiaTheme="minorEastAsia" w:hAnsiTheme="minorHAnsi"/>
          <w:noProof/>
          <w:lang w:eastAsia="de-CH"/>
        </w:rPr>
      </w:pPr>
      <w:hyperlink w:anchor="_Toc88468674" w:history="1">
        <w:r w:rsidR="00905E82" w:rsidRPr="00727261">
          <w:rPr>
            <w:rStyle w:val="Hyperlink"/>
            <w:noProof/>
          </w:rPr>
          <w:t>Abbildung 9: Git Hard Reset nacher</w:t>
        </w:r>
        <w:r w:rsidR="00905E82">
          <w:rPr>
            <w:noProof/>
            <w:webHidden/>
          </w:rPr>
          <w:tab/>
        </w:r>
        <w:r w:rsidR="00905E82">
          <w:rPr>
            <w:noProof/>
            <w:webHidden/>
          </w:rPr>
          <w:fldChar w:fldCharType="begin"/>
        </w:r>
        <w:r w:rsidR="00905E82">
          <w:rPr>
            <w:noProof/>
            <w:webHidden/>
          </w:rPr>
          <w:instrText xml:space="preserve"> PAGEREF _Toc88468674 \h </w:instrText>
        </w:r>
        <w:r w:rsidR="00905E82">
          <w:rPr>
            <w:noProof/>
            <w:webHidden/>
          </w:rPr>
        </w:r>
        <w:r w:rsidR="00905E82">
          <w:rPr>
            <w:noProof/>
            <w:webHidden/>
          </w:rPr>
          <w:fldChar w:fldCharType="separate"/>
        </w:r>
        <w:r w:rsidR="00905E82">
          <w:rPr>
            <w:noProof/>
            <w:webHidden/>
          </w:rPr>
          <w:t>20</w:t>
        </w:r>
        <w:r w:rsidR="00905E82">
          <w:rPr>
            <w:noProof/>
            <w:webHidden/>
          </w:rPr>
          <w:fldChar w:fldCharType="end"/>
        </w:r>
      </w:hyperlink>
    </w:p>
    <w:p w14:paraId="5D75AC14" w14:textId="08985C7A" w:rsidR="00905E82" w:rsidRDefault="00DF12E8">
      <w:pPr>
        <w:pStyle w:val="Abbildungsverzeichnis"/>
        <w:tabs>
          <w:tab w:val="right" w:leader="dot" w:pos="9062"/>
        </w:tabs>
        <w:rPr>
          <w:rFonts w:asciiTheme="minorHAnsi" w:eastAsiaTheme="minorEastAsia" w:hAnsiTheme="minorHAnsi"/>
          <w:noProof/>
          <w:lang w:eastAsia="de-CH"/>
        </w:rPr>
      </w:pPr>
      <w:hyperlink r:id="rId51" w:anchor="_Toc88468675" w:history="1">
        <w:r w:rsidR="00905E82" w:rsidRPr="00727261">
          <w:rPr>
            <w:rStyle w:val="Hyperlink"/>
            <w:noProof/>
          </w:rPr>
          <w:t>Abbildung 10: Hermes Phasen</w:t>
        </w:r>
        <w:r w:rsidR="00905E82">
          <w:rPr>
            <w:noProof/>
            <w:webHidden/>
          </w:rPr>
          <w:tab/>
        </w:r>
        <w:r w:rsidR="00905E82">
          <w:rPr>
            <w:noProof/>
            <w:webHidden/>
          </w:rPr>
          <w:fldChar w:fldCharType="begin"/>
        </w:r>
        <w:r w:rsidR="00905E82">
          <w:rPr>
            <w:noProof/>
            <w:webHidden/>
          </w:rPr>
          <w:instrText xml:space="preserve"> PAGEREF _Toc88468675 \h </w:instrText>
        </w:r>
        <w:r w:rsidR="00905E82">
          <w:rPr>
            <w:noProof/>
            <w:webHidden/>
          </w:rPr>
        </w:r>
        <w:r w:rsidR="00905E82">
          <w:rPr>
            <w:noProof/>
            <w:webHidden/>
          </w:rPr>
          <w:fldChar w:fldCharType="separate"/>
        </w:r>
        <w:r w:rsidR="00905E82">
          <w:rPr>
            <w:noProof/>
            <w:webHidden/>
          </w:rPr>
          <w:t>21</w:t>
        </w:r>
        <w:r w:rsidR="00905E82">
          <w:rPr>
            <w:noProof/>
            <w:webHidden/>
          </w:rPr>
          <w:fldChar w:fldCharType="end"/>
        </w:r>
      </w:hyperlink>
    </w:p>
    <w:p w14:paraId="06575A6E" w14:textId="5D050799" w:rsidR="00905E82" w:rsidRDefault="00DF12E8">
      <w:pPr>
        <w:pStyle w:val="Abbildungsverzeichnis"/>
        <w:tabs>
          <w:tab w:val="right" w:leader="dot" w:pos="9062"/>
        </w:tabs>
        <w:rPr>
          <w:rFonts w:asciiTheme="minorHAnsi" w:eastAsiaTheme="minorEastAsia" w:hAnsiTheme="minorHAnsi"/>
          <w:noProof/>
          <w:lang w:eastAsia="de-CH"/>
        </w:rPr>
      </w:pPr>
      <w:hyperlink w:anchor="_Toc88468676" w:history="1">
        <w:r w:rsidR="00905E82" w:rsidRPr="00727261">
          <w:rPr>
            <w:rStyle w:val="Hyperlink"/>
            <w:noProof/>
          </w:rPr>
          <w:t>Abbildung 11: Hermes Module</w:t>
        </w:r>
        <w:r w:rsidR="00905E82">
          <w:rPr>
            <w:noProof/>
            <w:webHidden/>
          </w:rPr>
          <w:tab/>
        </w:r>
        <w:r w:rsidR="00905E82">
          <w:rPr>
            <w:noProof/>
            <w:webHidden/>
          </w:rPr>
          <w:fldChar w:fldCharType="begin"/>
        </w:r>
        <w:r w:rsidR="00905E82">
          <w:rPr>
            <w:noProof/>
            <w:webHidden/>
          </w:rPr>
          <w:instrText xml:space="preserve"> PAGEREF _Toc88468676 \h </w:instrText>
        </w:r>
        <w:r w:rsidR="00905E82">
          <w:rPr>
            <w:noProof/>
            <w:webHidden/>
          </w:rPr>
        </w:r>
        <w:r w:rsidR="00905E82">
          <w:rPr>
            <w:noProof/>
            <w:webHidden/>
          </w:rPr>
          <w:fldChar w:fldCharType="separate"/>
        </w:r>
        <w:r w:rsidR="00905E82">
          <w:rPr>
            <w:noProof/>
            <w:webHidden/>
          </w:rPr>
          <w:t>23</w:t>
        </w:r>
        <w:r w:rsidR="00905E82">
          <w:rPr>
            <w:noProof/>
            <w:webHidden/>
          </w:rPr>
          <w:fldChar w:fldCharType="end"/>
        </w:r>
      </w:hyperlink>
    </w:p>
    <w:p w14:paraId="6034D54C" w14:textId="309BE579" w:rsidR="00905E82" w:rsidRDefault="00DF12E8">
      <w:pPr>
        <w:pStyle w:val="Abbildungsverzeichnis"/>
        <w:tabs>
          <w:tab w:val="right" w:leader="dot" w:pos="9062"/>
        </w:tabs>
        <w:rPr>
          <w:rFonts w:asciiTheme="minorHAnsi" w:eastAsiaTheme="minorEastAsia" w:hAnsiTheme="minorHAnsi"/>
          <w:noProof/>
          <w:lang w:eastAsia="de-CH"/>
        </w:rPr>
      </w:pPr>
      <w:hyperlink r:id="rId52" w:anchor="_Toc88468677" w:history="1">
        <w:r w:rsidR="00905E82" w:rsidRPr="00727261">
          <w:rPr>
            <w:rStyle w:val="Hyperlink"/>
            <w:noProof/>
          </w:rPr>
          <w:t>Abbildung 12: Projektorganisation</w:t>
        </w:r>
        <w:r w:rsidR="00905E82">
          <w:rPr>
            <w:noProof/>
            <w:webHidden/>
          </w:rPr>
          <w:tab/>
        </w:r>
        <w:r w:rsidR="00905E82">
          <w:rPr>
            <w:noProof/>
            <w:webHidden/>
          </w:rPr>
          <w:fldChar w:fldCharType="begin"/>
        </w:r>
        <w:r w:rsidR="00905E82">
          <w:rPr>
            <w:noProof/>
            <w:webHidden/>
          </w:rPr>
          <w:instrText xml:space="preserve"> PAGEREF _Toc88468677 \h </w:instrText>
        </w:r>
        <w:r w:rsidR="00905E82">
          <w:rPr>
            <w:noProof/>
            <w:webHidden/>
          </w:rPr>
        </w:r>
        <w:r w:rsidR="00905E82">
          <w:rPr>
            <w:noProof/>
            <w:webHidden/>
          </w:rPr>
          <w:fldChar w:fldCharType="separate"/>
        </w:r>
        <w:r w:rsidR="00905E82">
          <w:rPr>
            <w:noProof/>
            <w:webHidden/>
          </w:rPr>
          <w:t>24</w:t>
        </w:r>
        <w:r w:rsidR="00905E82">
          <w:rPr>
            <w:noProof/>
            <w:webHidden/>
          </w:rPr>
          <w:fldChar w:fldCharType="end"/>
        </w:r>
      </w:hyperlink>
    </w:p>
    <w:p w14:paraId="65E7AC4F" w14:textId="33A819B7" w:rsidR="00905E82" w:rsidRDefault="00DF12E8">
      <w:pPr>
        <w:pStyle w:val="Abbildungsverzeichnis"/>
        <w:tabs>
          <w:tab w:val="right" w:leader="dot" w:pos="9062"/>
        </w:tabs>
        <w:rPr>
          <w:rFonts w:asciiTheme="minorHAnsi" w:eastAsiaTheme="minorEastAsia" w:hAnsiTheme="minorHAnsi"/>
          <w:noProof/>
          <w:lang w:eastAsia="de-CH"/>
        </w:rPr>
      </w:pPr>
      <w:hyperlink r:id="rId53" w:anchor="_Toc88468678" w:history="1">
        <w:r w:rsidR="00905E82" w:rsidRPr="00727261">
          <w:rPr>
            <w:rStyle w:val="Hyperlink"/>
            <w:noProof/>
          </w:rPr>
          <w:t>Abbildung 13: Smartziele</w:t>
        </w:r>
        <w:r w:rsidR="00905E82">
          <w:rPr>
            <w:noProof/>
            <w:webHidden/>
          </w:rPr>
          <w:tab/>
        </w:r>
        <w:r w:rsidR="00905E82">
          <w:rPr>
            <w:noProof/>
            <w:webHidden/>
          </w:rPr>
          <w:fldChar w:fldCharType="begin"/>
        </w:r>
        <w:r w:rsidR="00905E82">
          <w:rPr>
            <w:noProof/>
            <w:webHidden/>
          </w:rPr>
          <w:instrText xml:space="preserve"> PAGEREF _Toc88468678 \h </w:instrText>
        </w:r>
        <w:r w:rsidR="00905E82">
          <w:rPr>
            <w:noProof/>
            <w:webHidden/>
          </w:rPr>
        </w:r>
        <w:r w:rsidR="00905E82">
          <w:rPr>
            <w:noProof/>
            <w:webHidden/>
          </w:rPr>
          <w:fldChar w:fldCharType="separate"/>
        </w:r>
        <w:r w:rsidR="00905E82">
          <w:rPr>
            <w:noProof/>
            <w:webHidden/>
          </w:rPr>
          <w:t>43</w:t>
        </w:r>
        <w:r w:rsidR="00905E82">
          <w:rPr>
            <w:noProof/>
            <w:webHidden/>
          </w:rPr>
          <w:fldChar w:fldCharType="end"/>
        </w:r>
      </w:hyperlink>
    </w:p>
    <w:p w14:paraId="03CA3B87" w14:textId="4597A5CC" w:rsidR="00905E82" w:rsidRDefault="00DF12E8">
      <w:pPr>
        <w:pStyle w:val="Abbildungsverzeichnis"/>
        <w:tabs>
          <w:tab w:val="right" w:leader="dot" w:pos="9062"/>
        </w:tabs>
        <w:rPr>
          <w:rFonts w:asciiTheme="minorHAnsi" w:eastAsiaTheme="minorEastAsia" w:hAnsiTheme="minorHAnsi"/>
          <w:noProof/>
          <w:lang w:eastAsia="de-CH"/>
        </w:rPr>
      </w:pPr>
      <w:hyperlink w:anchor="_Toc88468679" w:history="1">
        <w:r w:rsidR="00905E82" w:rsidRPr="00727261">
          <w:rPr>
            <w:rStyle w:val="Hyperlink"/>
            <w:noProof/>
          </w:rPr>
          <w:t>Abbildung 14: Persönliche Vorgehensziele</w:t>
        </w:r>
        <w:r w:rsidR="00905E82">
          <w:rPr>
            <w:noProof/>
            <w:webHidden/>
          </w:rPr>
          <w:tab/>
        </w:r>
        <w:r w:rsidR="00905E82">
          <w:rPr>
            <w:noProof/>
            <w:webHidden/>
          </w:rPr>
          <w:fldChar w:fldCharType="begin"/>
        </w:r>
        <w:r w:rsidR="00905E82">
          <w:rPr>
            <w:noProof/>
            <w:webHidden/>
          </w:rPr>
          <w:instrText xml:space="preserve"> PAGEREF _Toc88468679 \h </w:instrText>
        </w:r>
        <w:r w:rsidR="00905E82">
          <w:rPr>
            <w:noProof/>
            <w:webHidden/>
          </w:rPr>
        </w:r>
        <w:r w:rsidR="00905E82">
          <w:rPr>
            <w:noProof/>
            <w:webHidden/>
          </w:rPr>
          <w:fldChar w:fldCharType="separate"/>
        </w:r>
        <w:r w:rsidR="00905E82">
          <w:rPr>
            <w:noProof/>
            <w:webHidden/>
          </w:rPr>
          <w:t>43</w:t>
        </w:r>
        <w:r w:rsidR="00905E82">
          <w:rPr>
            <w:noProof/>
            <w:webHidden/>
          </w:rPr>
          <w:fldChar w:fldCharType="end"/>
        </w:r>
      </w:hyperlink>
    </w:p>
    <w:p w14:paraId="005A61F2" w14:textId="3D2DC445" w:rsidR="00905E82" w:rsidRDefault="00DF12E8">
      <w:pPr>
        <w:pStyle w:val="Abbildungsverzeichnis"/>
        <w:tabs>
          <w:tab w:val="right" w:leader="dot" w:pos="9062"/>
        </w:tabs>
        <w:rPr>
          <w:rFonts w:asciiTheme="minorHAnsi" w:eastAsiaTheme="minorEastAsia" w:hAnsiTheme="minorHAnsi"/>
          <w:noProof/>
          <w:lang w:eastAsia="de-CH"/>
        </w:rPr>
      </w:pPr>
      <w:hyperlink w:anchor="_Toc88468680" w:history="1">
        <w:r w:rsidR="00905E82" w:rsidRPr="00727261">
          <w:rPr>
            <w:rStyle w:val="Hyperlink"/>
            <w:noProof/>
          </w:rPr>
          <w:t>Abbildung 15: Projektziele</w:t>
        </w:r>
        <w:r w:rsidR="00905E82">
          <w:rPr>
            <w:noProof/>
            <w:webHidden/>
          </w:rPr>
          <w:tab/>
        </w:r>
        <w:r w:rsidR="00905E82">
          <w:rPr>
            <w:noProof/>
            <w:webHidden/>
          </w:rPr>
          <w:fldChar w:fldCharType="begin"/>
        </w:r>
        <w:r w:rsidR="00905E82">
          <w:rPr>
            <w:noProof/>
            <w:webHidden/>
          </w:rPr>
          <w:instrText xml:space="preserve"> PAGEREF _Toc88468680 \h </w:instrText>
        </w:r>
        <w:r w:rsidR="00905E82">
          <w:rPr>
            <w:noProof/>
            <w:webHidden/>
          </w:rPr>
        </w:r>
        <w:r w:rsidR="00905E82">
          <w:rPr>
            <w:noProof/>
            <w:webHidden/>
          </w:rPr>
          <w:fldChar w:fldCharType="separate"/>
        </w:r>
        <w:r w:rsidR="00905E82">
          <w:rPr>
            <w:noProof/>
            <w:webHidden/>
          </w:rPr>
          <w:t>44</w:t>
        </w:r>
        <w:r w:rsidR="00905E82">
          <w:rPr>
            <w:noProof/>
            <w:webHidden/>
          </w:rPr>
          <w:fldChar w:fldCharType="end"/>
        </w:r>
      </w:hyperlink>
    </w:p>
    <w:p w14:paraId="266C215C" w14:textId="70C3A6AB" w:rsidR="00905E82" w:rsidRDefault="00DF12E8">
      <w:pPr>
        <w:pStyle w:val="Abbildungsverzeichnis"/>
        <w:tabs>
          <w:tab w:val="right" w:leader="dot" w:pos="9062"/>
        </w:tabs>
        <w:rPr>
          <w:rFonts w:asciiTheme="minorHAnsi" w:eastAsiaTheme="minorEastAsia" w:hAnsiTheme="minorHAnsi"/>
          <w:noProof/>
          <w:lang w:eastAsia="de-CH"/>
        </w:rPr>
      </w:pPr>
      <w:hyperlink w:anchor="_Toc88468681" w:history="1">
        <w:r w:rsidR="00905E82" w:rsidRPr="00727261">
          <w:rPr>
            <w:rStyle w:val="Hyperlink"/>
            <w:noProof/>
          </w:rPr>
          <w:t>Abbildung 16: Schnittstellen und Umfeld</w:t>
        </w:r>
        <w:r w:rsidR="00905E82">
          <w:rPr>
            <w:noProof/>
            <w:webHidden/>
          </w:rPr>
          <w:tab/>
        </w:r>
        <w:r w:rsidR="00905E82">
          <w:rPr>
            <w:noProof/>
            <w:webHidden/>
          </w:rPr>
          <w:fldChar w:fldCharType="begin"/>
        </w:r>
        <w:r w:rsidR="00905E82">
          <w:rPr>
            <w:noProof/>
            <w:webHidden/>
          </w:rPr>
          <w:instrText xml:space="preserve"> PAGEREF _Toc88468681 \h </w:instrText>
        </w:r>
        <w:r w:rsidR="00905E82">
          <w:rPr>
            <w:noProof/>
            <w:webHidden/>
          </w:rPr>
        </w:r>
        <w:r w:rsidR="00905E82">
          <w:rPr>
            <w:noProof/>
            <w:webHidden/>
          </w:rPr>
          <w:fldChar w:fldCharType="separate"/>
        </w:r>
        <w:r w:rsidR="00905E82">
          <w:rPr>
            <w:noProof/>
            <w:webHidden/>
          </w:rPr>
          <w:t>46</w:t>
        </w:r>
        <w:r w:rsidR="00905E82">
          <w:rPr>
            <w:noProof/>
            <w:webHidden/>
          </w:rPr>
          <w:fldChar w:fldCharType="end"/>
        </w:r>
      </w:hyperlink>
    </w:p>
    <w:p w14:paraId="1D4892DA" w14:textId="271C4F23" w:rsidR="00905E82" w:rsidRDefault="00DF12E8">
      <w:pPr>
        <w:pStyle w:val="Abbildungsverzeichnis"/>
        <w:tabs>
          <w:tab w:val="right" w:leader="dot" w:pos="9062"/>
        </w:tabs>
        <w:rPr>
          <w:rFonts w:asciiTheme="minorHAnsi" w:eastAsiaTheme="minorEastAsia" w:hAnsiTheme="minorHAnsi"/>
          <w:noProof/>
          <w:lang w:eastAsia="de-CH"/>
        </w:rPr>
      </w:pPr>
      <w:hyperlink r:id="rId54" w:anchor="_Toc88468682" w:history="1">
        <w:r w:rsidR="00905E82" w:rsidRPr="00727261">
          <w:rPr>
            <w:rStyle w:val="Hyperlink"/>
            <w:noProof/>
          </w:rPr>
          <w:t>Abbildung 17: Systemarchitektur</w:t>
        </w:r>
        <w:r w:rsidR="00905E82">
          <w:rPr>
            <w:noProof/>
            <w:webHidden/>
          </w:rPr>
          <w:tab/>
        </w:r>
        <w:r w:rsidR="00905E82">
          <w:rPr>
            <w:noProof/>
            <w:webHidden/>
          </w:rPr>
          <w:fldChar w:fldCharType="begin"/>
        </w:r>
        <w:r w:rsidR="00905E82">
          <w:rPr>
            <w:noProof/>
            <w:webHidden/>
          </w:rPr>
          <w:instrText xml:space="preserve"> PAGEREF _Toc88468682 \h </w:instrText>
        </w:r>
        <w:r w:rsidR="00905E82">
          <w:rPr>
            <w:noProof/>
            <w:webHidden/>
          </w:rPr>
        </w:r>
        <w:r w:rsidR="00905E82">
          <w:rPr>
            <w:noProof/>
            <w:webHidden/>
          </w:rPr>
          <w:fldChar w:fldCharType="separate"/>
        </w:r>
        <w:r w:rsidR="00905E82">
          <w:rPr>
            <w:noProof/>
            <w:webHidden/>
          </w:rPr>
          <w:t>47</w:t>
        </w:r>
        <w:r w:rsidR="00905E82">
          <w:rPr>
            <w:noProof/>
            <w:webHidden/>
          </w:rPr>
          <w:fldChar w:fldCharType="end"/>
        </w:r>
      </w:hyperlink>
    </w:p>
    <w:p w14:paraId="0436818D" w14:textId="477D5919" w:rsidR="00905E82" w:rsidRDefault="00DF12E8">
      <w:pPr>
        <w:pStyle w:val="Abbildungsverzeichnis"/>
        <w:tabs>
          <w:tab w:val="right" w:leader="dot" w:pos="9062"/>
        </w:tabs>
        <w:rPr>
          <w:rFonts w:asciiTheme="minorHAnsi" w:eastAsiaTheme="minorEastAsia" w:hAnsiTheme="minorHAnsi"/>
          <w:noProof/>
          <w:lang w:eastAsia="de-CH"/>
        </w:rPr>
      </w:pPr>
      <w:hyperlink r:id="rId55" w:anchor="_Toc88468683" w:history="1">
        <w:r w:rsidR="00905E82" w:rsidRPr="00727261">
          <w:rPr>
            <w:rStyle w:val="Hyperlink"/>
            <w:noProof/>
          </w:rPr>
          <w:t>Abbildung 18: Deployment in Azure</w:t>
        </w:r>
        <w:r w:rsidR="00905E82">
          <w:rPr>
            <w:noProof/>
            <w:webHidden/>
          </w:rPr>
          <w:tab/>
        </w:r>
        <w:r w:rsidR="00905E82">
          <w:rPr>
            <w:noProof/>
            <w:webHidden/>
          </w:rPr>
          <w:fldChar w:fldCharType="begin"/>
        </w:r>
        <w:r w:rsidR="00905E82">
          <w:rPr>
            <w:noProof/>
            <w:webHidden/>
          </w:rPr>
          <w:instrText xml:space="preserve"> PAGEREF _Toc88468683 \h </w:instrText>
        </w:r>
        <w:r w:rsidR="00905E82">
          <w:rPr>
            <w:noProof/>
            <w:webHidden/>
          </w:rPr>
        </w:r>
        <w:r w:rsidR="00905E82">
          <w:rPr>
            <w:noProof/>
            <w:webHidden/>
          </w:rPr>
          <w:fldChar w:fldCharType="separate"/>
        </w:r>
        <w:r w:rsidR="00905E82">
          <w:rPr>
            <w:noProof/>
            <w:webHidden/>
          </w:rPr>
          <w:t>49</w:t>
        </w:r>
        <w:r w:rsidR="00905E82">
          <w:rPr>
            <w:noProof/>
            <w:webHidden/>
          </w:rPr>
          <w:fldChar w:fldCharType="end"/>
        </w:r>
      </w:hyperlink>
    </w:p>
    <w:p w14:paraId="3A14B539" w14:textId="391440DA" w:rsidR="00905E82" w:rsidRDefault="00DF12E8">
      <w:pPr>
        <w:pStyle w:val="Abbildungsverzeichnis"/>
        <w:tabs>
          <w:tab w:val="right" w:leader="dot" w:pos="9062"/>
        </w:tabs>
        <w:rPr>
          <w:rFonts w:asciiTheme="minorHAnsi" w:eastAsiaTheme="minorEastAsia" w:hAnsiTheme="minorHAnsi"/>
          <w:noProof/>
          <w:lang w:eastAsia="de-CH"/>
        </w:rPr>
      </w:pPr>
      <w:hyperlink w:anchor="_Toc88468684" w:history="1">
        <w:r w:rsidR="00905E82" w:rsidRPr="00727261">
          <w:rPr>
            <w:rStyle w:val="Hyperlink"/>
            <w:noProof/>
          </w:rPr>
          <w:t>Abbildung 19: Anwendungsfälle</w:t>
        </w:r>
        <w:r w:rsidR="00905E82">
          <w:rPr>
            <w:noProof/>
            <w:webHidden/>
          </w:rPr>
          <w:tab/>
        </w:r>
        <w:r w:rsidR="00905E82">
          <w:rPr>
            <w:noProof/>
            <w:webHidden/>
          </w:rPr>
          <w:fldChar w:fldCharType="begin"/>
        </w:r>
        <w:r w:rsidR="00905E82">
          <w:rPr>
            <w:noProof/>
            <w:webHidden/>
          </w:rPr>
          <w:instrText xml:space="preserve"> PAGEREF _Toc88468684 \h </w:instrText>
        </w:r>
        <w:r w:rsidR="00905E82">
          <w:rPr>
            <w:noProof/>
            <w:webHidden/>
          </w:rPr>
        </w:r>
        <w:r w:rsidR="00905E82">
          <w:rPr>
            <w:noProof/>
            <w:webHidden/>
          </w:rPr>
          <w:fldChar w:fldCharType="separate"/>
        </w:r>
        <w:r w:rsidR="00905E82">
          <w:rPr>
            <w:noProof/>
            <w:webHidden/>
          </w:rPr>
          <w:t>50</w:t>
        </w:r>
        <w:r w:rsidR="00905E82">
          <w:rPr>
            <w:noProof/>
            <w:webHidden/>
          </w:rPr>
          <w:fldChar w:fldCharType="end"/>
        </w:r>
      </w:hyperlink>
    </w:p>
    <w:p w14:paraId="47790B9F" w14:textId="247D1713" w:rsidR="00905E82" w:rsidRDefault="00DF12E8">
      <w:pPr>
        <w:pStyle w:val="Abbildungsverzeichnis"/>
        <w:tabs>
          <w:tab w:val="right" w:leader="dot" w:pos="9062"/>
        </w:tabs>
        <w:rPr>
          <w:rFonts w:asciiTheme="minorHAnsi" w:eastAsiaTheme="minorEastAsia" w:hAnsiTheme="minorHAnsi"/>
          <w:noProof/>
          <w:lang w:eastAsia="de-CH"/>
        </w:rPr>
      </w:pPr>
      <w:hyperlink w:anchor="_Toc88468685" w:history="1">
        <w:r w:rsidR="00905E82" w:rsidRPr="00727261">
          <w:rPr>
            <w:rStyle w:val="Hyperlink"/>
            <w:noProof/>
          </w:rPr>
          <w:t>Abbildung 20: Datenbank innerhalb der Softwarearchitektur</w:t>
        </w:r>
        <w:r w:rsidR="00905E82">
          <w:rPr>
            <w:noProof/>
            <w:webHidden/>
          </w:rPr>
          <w:tab/>
        </w:r>
        <w:r w:rsidR="00905E82">
          <w:rPr>
            <w:noProof/>
            <w:webHidden/>
          </w:rPr>
          <w:fldChar w:fldCharType="begin"/>
        </w:r>
        <w:r w:rsidR="00905E82">
          <w:rPr>
            <w:noProof/>
            <w:webHidden/>
          </w:rPr>
          <w:instrText xml:space="preserve"> PAGEREF _Toc88468685 \h </w:instrText>
        </w:r>
        <w:r w:rsidR="00905E82">
          <w:rPr>
            <w:noProof/>
            <w:webHidden/>
          </w:rPr>
        </w:r>
        <w:r w:rsidR="00905E82">
          <w:rPr>
            <w:noProof/>
            <w:webHidden/>
          </w:rPr>
          <w:fldChar w:fldCharType="separate"/>
        </w:r>
        <w:r w:rsidR="00905E82">
          <w:rPr>
            <w:noProof/>
            <w:webHidden/>
          </w:rPr>
          <w:t>50</w:t>
        </w:r>
        <w:r w:rsidR="00905E82">
          <w:rPr>
            <w:noProof/>
            <w:webHidden/>
          </w:rPr>
          <w:fldChar w:fldCharType="end"/>
        </w:r>
      </w:hyperlink>
    </w:p>
    <w:p w14:paraId="09BFAA48" w14:textId="184E8E18" w:rsidR="00905E82" w:rsidRDefault="00DF12E8">
      <w:pPr>
        <w:pStyle w:val="Abbildungsverzeichnis"/>
        <w:tabs>
          <w:tab w:val="right" w:leader="dot" w:pos="9062"/>
        </w:tabs>
        <w:rPr>
          <w:rFonts w:asciiTheme="minorHAnsi" w:eastAsiaTheme="minorEastAsia" w:hAnsiTheme="minorHAnsi"/>
          <w:noProof/>
          <w:lang w:eastAsia="de-CH"/>
        </w:rPr>
      </w:pPr>
      <w:hyperlink w:anchor="_Toc88468686" w:history="1">
        <w:r w:rsidR="00905E82" w:rsidRPr="00727261">
          <w:rPr>
            <w:rStyle w:val="Hyperlink"/>
            <w:noProof/>
          </w:rPr>
          <w:t>Abbildung 21: ERM</w:t>
        </w:r>
        <w:r w:rsidR="00905E82">
          <w:rPr>
            <w:noProof/>
            <w:webHidden/>
          </w:rPr>
          <w:tab/>
        </w:r>
        <w:r w:rsidR="00905E82">
          <w:rPr>
            <w:noProof/>
            <w:webHidden/>
          </w:rPr>
          <w:fldChar w:fldCharType="begin"/>
        </w:r>
        <w:r w:rsidR="00905E82">
          <w:rPr>
            <w:noProof/>
            <w:webHidden/>
          </w:rPr>
          <w:instrText xml:space="preserve"> PAGEREF _Toc88468686 \h </w:instrText>
        </w:r>
        <w:r w:rsidR="00905E82">
          <w:rPr>
            <w:noProof/>
            <w:webHidden/>
          </w:rPr>
        </w:r>
        <w:r w:rsidR="00905E82">
          <w:rPr>
            <w:noProof/>
            <w:webHidden/>
          </w:rPr>
          <w:fldChar w:fldCharType="separate"/>
        </w:r>
        <w:r w:rsidR="00905E82">
          <w:rPr>
            <w:noProof/>
            <w:webHidden/>
          </w:rPr>
          <w:t>51</w:t>
        </w:r>
        <w:r w:rsidR="00905E82">
          <w:rPr>
            <w:noProof/>
            <w:webHidden/>
          </w:rPr>
          <w:fldChar w:fldCharType="end"/>
        </w:r>
      </w:hyperlink>
    </w:p>
    <w:p w14:paraId="2F872AF7" w14:textId="18F445A1" w:rsidR="00E35744" w:rsidRPr="00E35744" w:rsidRDefault="00E35744" w:rsidP="00E35744">
      <w:r>
        <w:fldChar w:fldCharType="end"/>
      </w:r>
    </w:p>
    <w:p w14:paraId="6C3807DB" w14:textId="5E9B24FD" w:rsidR="00990F0F" w:rsidRDefault="00990F0F" w:rsidP="00990F0F">
      <w:pPr>
        <w:pStyle w:val="berschrift1"/>
      </w:pPr>
      <w:bookmarkStart w:id="277" w:name="_Toc88727895"/>
      <w:r>
        <w:t>Tabellenverzeichnis</w:t>
      </w:r>
      <w:bookmarkEnd w:id="277"/>
    </w:p>
    <w:p w14:paraId="286775E4" w14:textId="4D9865FA" w:rsidR="00032EA0" w:rsidRDefault="00E35744">
      <w:pPr>
        <w:pStyle w:val="Abbildungsverzeichnis"/>
        <w:tabs>
          <w:tab w:val="right" w:leader="dot" w:pos="9062"/>
        </w:tabs>
        <w:rPr>
          <w:rFonts w:asciiTheme="minorHAnsi" w:eastAsiaTheme="minorEastAsia" w:hAnsiTheme="minorHAnsi"/>
          <w:noProof/>
          <w:lang w:eastAsia="de-CH"/>
        </w:rPr>
      </w:pPr>
      <w:r>
        <w:fldChar w:fldCharType="begin"/>
      </w:r>
      <w:r>
        <w:instrText xml:space="preserve"> TOC \h \z \c "Tabelle" </w:instrText>
      </w:r>
      <w:r>
        <w:fldChar w:fldCharType="separate"/>
      </w:r>
      <w:hyperlink w:anchor="_Toc88468790" w:history="1">
        <w:r w:rsidR="00032EA0" w:rsidRPr="00E74C1B">
          <w:rPr>
            <w:rStyle w:val="Hyperlink"/>
            <w:noProof/>
          </w:rPr>
          <w:t>Tabelle 1: Vorkenntnisse</w:t>
        </w:r>
        <w:r w:rsidR="00032EA0">
          <w:rPr>
            <w:noProof/>
            <w:webHidden/>
          </w:rPr>
          <w:tab/>
        </w:r>
        <w:r w:rsidR="00032EA0">
          <w:rPr>
            <w:noProof/>
            <w:webHidden/>
          </w:rPr>
          <w:fldChar w:fldCharType="begin"/>
        </w:r>
        <w:r w:rsidR="00032EA0">
          <w:rPr>
            <w:noProof/>
            <w:webHidden/>
          </w:rPr>
          <w:instrText xml:space="preserve"> PAGEREF _Toc88468790 \h </w:instrText>
        </w:r>
        <w:r w:rsidR="00032EA0">
          <w:rPr>
            <w:noProof/>
            <w:webHidden/>
          </w:rPr>
        </w:r>
        <w:r w:rsidR="00032EA0">
          <w:rPr>
            <w:noProof/>
            <w:webHidden/>
          </w:rPr>
          <w:fldChar w:fldCharType="separate"/>
        </w:r>
        <w:r w:rsidR="00032EA0">
          <w:rPr>
            <w:noProof/>
            <w:webHidden/>
          </w:rPr>
          <w:t>9</w:t>
        </w:r>
        <w:r w:rsidR="00032EA0">
          <w:rPr>
            <w:noProof/>
            <w:webHidden/>
          </w:rPr>
          <w:fldChar w:fldCharType="end"/>
        </w:r>
      </w:hyperlink>
    </w:p>
    <w:p w14:paraId="242286A5" w14:textId="478E8C02" w:rsidR="00032EA0" w:rsidRDefault="00DF12E8">
      <w:pPr>
        <w:pStyle w:val="Abbildungsverzeichnis"/>
        <w:tabs>
          <w:tab w:val="right" w:leader="dot" w:pos="9062"/>
        </w:tabs>
        <w:rPr>
          <w:rFonts w:asciiTheme="minorHAnsi" w:eastAsiaTheme="minorEastAsia" w:hAnsiTheme="minorHAnsi"/>
          <w:noProof/>
          <w:lang w:eastAsia="de-CH"/>
        </w:rPr>
      </w:pPr>
      <w:hyperlink w:anchor="_Toc88468791" w:history="1">
        <w:r w:rsidR="00032EA0" w:rsidRPr="00E74C1B">
          <w:rPr>
            <w:rStyle w:val="Hyperlink"/>
            <w:noProof/>
          </w:rPr>
          <w:t>Tabelle 2: Arbeitsnotebook</w:t>
        </w:r>
        <w:r w:rsidR="00032EA0">
          <w:rPr>
            <w:noProof/>
            <w:webHidden/>
          </w:rPr>
          <w:tab/>
        </w:r>
        <w:r w:rsidR="00032EA0">
          <w:rPr>
            <w:noProof/>
            <w:webHidden/>
          </w:rPr>
          <w:fldChar w:fldCharType="begin"/>
        </w:r>
        <w:r w:rsidR="00032EA0">
          <w:rPr>
            <w:noProof/>
            <w:webHidden/>
          </w:rPr>
          <w:instrText xml:space="preserve"> PAGEREF _Toc88468791 \h </w:instrText>
        </w:r>
        <w:r w:rsidR="00032EA0">
          <w:rPr>
            <w:noProof/>
            <w:webHidden/>
          </w:rPr>
        </w:r>
        <w:r w:rsidR="00032EA0">
          <w:rPr>
            <w:noProof/>
            <w:webHidden/>
          </w:rPr>
          <w:fldChar w:fldCharType="separate"/>
        </w:r>
        <w:r w:rsidR="00032EA0">
          <w:rPr>
            <w:noProof/>
            <w:webHidden/>
          </w:rPr>
          <w:t>15</w:t>
        </w:r>
        <w:r w:rsidR="00032EA0">
          <w:rPr>
            <w:noProof/>
            <w:webHidden/>
          </w:rPr>
          <w:fldChar w:fldCharType="end"/>
        </w:r>
      </w:hyperlink>
    </w:p>
    <w:p w14:paraId="5B94211C" w14:textId="07E2C193" w:rsidR="00032EA0" w:rsidRDefault="00DF12E8">
      <w:pPr>
        <w:pStyle w:val="Abbildungsverzeichnis"/>
        <w:tabs>
          <w:tab w:val="right" w:leader="dot" w:pos="9062"/>
        </w:tabs>
        <w:rPr>
          <w:rFonts w:asciiTheme="minorHAnsi" w:eastAsiaTheme="minorEastAsia" w:hAnsiTheme="minorHAnsi"/>
          <w:noProof/>
          <w:lang w:eastAsia="de-CH"/>
        </w:rPr>
      </w:pPr>
      <w:hyperlink w:anchor="_Toc88468792" w:history="1">
        <w:r w:rsidR="00032EA0" w:rsidRPr="00E74C1B">
          <w:rPr>
            <w:rStyle w:val="Hyperlink"/>
            <w:noProof/>
          </w:rPr>
          <w:t>Tabelle 3: Projektrollen</w:t>
        </w:r>
        <w:r w:rsidR="00032EA0">
          <w:rPr>
            <w:noProof/>
            <w:webHidden/>
          </w:rPr>
          <w:tab/>
        </w:r>
        <w:r w:rsidR="00032EA0">
          <w:rPr>
            <w:noProof/>
            <w:webHidden/>
          </w:rPr>
          <w:fldChar w:fldCharType="begin"/>
        </w:r>
        <w:r w:rsidR="00032EA0">
          <w:rPr>
            <w:noProof/>
            <w:webHidden/>
          </w:rPr>
          <w:instrText xml:space="preserve"> PAGEREF _Toc88468792 \h </w:instrText>
        </w:r>
        <w:r w:rsidR="00032EA0">
          <w:rPr>
            <w:noProof/>
            <w:webHidden/>
          </w:rPr>
        </w:r>
        <w:r w:rsidR="00032EA0">
          <w:rPr>
            <w:noProof/>
            <w:webHidden/>
          </w:rPr>
          <w:fldChar w:fldCharType="separate"/>
        </w:r>
        <w:r w:rsidR="00032EA0">
          <w:rPr>
            <w:noProof/>
            <w:webHidden/>
          </w:rPr>
          <w:t>25</w:t>
        </w:r>
        <w:r w:rsidR="00032EA0">
          <w:rPr>
            <w:noProof/>
            <w:webHidden/>
          </w:rPr>
          <w:fldChar w:fldCharType="end"/>
        </w:r>
      </w:hyperlink>
    </w:p>
    <w:p w14:paraId="5CC71FB6" w14:textId="0947DC8C" w:rsidR="00032EA0" w:rsidRDefault="00DF12E8">
      <w:pPr>
        <w:pStyle w:val="Abbildungsverzeichnis"/>
        <w:tabs>
          <w:tab w:val="right" w:leader="dot" w:pos="9062"/>
        </w:tabs>
        <w:rPr>
          <w:rFonts w:asciiTheme="minorHAnsi" w:eastAsiaTheme="minorEastAsia" w:hAnsiTheme="minorHAnsi"/>
          <w:noProof/>
          <w:lang w:eastAsia="de-CH"/>
        </w:rPr>
      </w:pPr>
      <w:hyperlink w:anchor="_Toc88468793" w:history="1">
        <w:r w:rsidR="00032EA0" w:rsidRPr="00E74C1B">
          <w:rPr>
            <w:rStyle w:val="Hyperlink"/>
            <w:noProof/>
          </w:rPr>
          <w:t>Tabelle 4: Schadensausmass</w:t>
        </w:r>
        <w:r w:rsidR="00032EA0">
          <w:rPr>
            <w:noProof/>
            <w:webHidden/>
          </w:rPr>
          <w:tab/>
        </w:r>
        <w:r w:rsidR="00032EA0">
          <w:rPr>
            <w:noProof/>
            <w:webHidden/>
          </w:rPr>
          <w:fldChar w:fldCharType="begin"/>
        </w:r>
        <w:r w:rsidR="00032EA0">
          <w:rPr>
            <w:noProof/>
            <w:webHidden/>
          </w:rPr>
          <w:instrText xml:space="preserve"> PAGEREF _Toc88468793 \h </w:instrText>
        </w:r>
        <w:r w:rsidR="00032EA0">
          <w:rPr>
            <w:noProof/>
            <w:webHidden/>
          </w:rPr>
        </w:r>
        <w:r w:rsidR="00032EA0">
          <w:rPr>
            <w:noProof/>
            <w:webHidden/>
          </w:rPr>
          <w:fldChar w:fldCharType="separate"/>
        </w:r>
        <w:r w:rsidR="00032EA0">
          <w:rPr>
            <w:noProof/>
            <w:webHidden/>
          </w:rPr>
          <w:t>26</w:t>
        </w:r>
        <w:r w:rsidR="00032EA0">
          <w:rPr>
            <w:noProof/>
            <w:webHidden/>
          </w:rPr>
          <w:fldChar w:fldCharType="end"/>
        </w:r>
      </w:hyperlink>
    </w:p>
    <w:p w14:paraId="5E188293" w14:textId="2A108BBE" w:rsidR="00032EA0" w:rsidRDefault="00DF12E8">
      <w:pPr>
        <w:pStyle w:val="Abbildungsverzeichnis"/>
        <w:tabs>
          <w:tab w:val="right" w:leader="dot" w:pos="9062"/>
        </w:tabs>
        <w:rPr>
          <w:rFonts w:asciiTheme="minorHAnsi" w:eastAsiaTheme="minorEastAsia" w:hAnsiTheme="minorHAnsi"/>
          <w:noProof/>
          <w:lang w:eastAsia="de-CH"/>
        </w:rPr>
      </w:pPr>
      <w:hyperlink w:anchor="_Toc88468794" w:history="1">
        <w:r w:rsidR="00032EA0" w:rsidRPr="00E74C1B">
          <w:rPr>
            <w:rStyle w:val="Hyperlink"/>
            <w:noProof/>
          </w:rPr>
          <w:t>Tabelle 5: Eintrittswahrscheinlichkei</w:t>
        </w:r>
        <w:r w:rsidR="00032EA0">
          <w:rPr>
            <w:noProof/>
            <w:webHidden/>
          </w:rPr>
          <w:tab/>
        </w:r>
        <w:r w:rsidR="00032EA0">
          <w:rPr>
            <w:noProof/>
            <w:webHidden/>
          </w:rPr>
          <w:fldChar w:fldCharType="begin"/>
        </w:r>
        <w:r w:rsidR="00032EA0">
          <w:rPr>
            <w:noProof/>
            <w:webHidden/>
          </w:rPr>
          <w:instrText xml:space="preserve"> PAGEREF _Toc88468794 \h </w:instrText>
        </w:r>
        <w:r w:rsidR="00032EA0">
          <w:rPr>
            <w:noProof/>
            <w:webHidden/>
          </w:rPr>
        </w:r>
        <w:r w:rsidR="00032EA0">
          <w:rPr>
            <w:noProof/>
            <w:webHidden/>
          </w:rPr>
          <w:fldChar w:fldCharType="separate"/>
        </w:r>
        <w:r w:rsidR="00032EA0">
          <w:rPr>
            <w:noProof/>
            <w:webHidden/>
          </w:rPr>
          <w:t>26</w:t>
        </w:r>
        <w:r w:rsidR="00032EA0">
          <w:rPr>
            <w:noProof/>
            <w:webHidden/>
          </w:rPr>
          <w:fldChar w:fldCharType="end"/>
        </w:r>
      </w:hyperlink>
    </w:p>
    <w:p w14:paraId="6D562C19" w14:textId="40903467" w:rsidR="00032EA0" w:rsidRDefault="00DF12E8">
      <w:pPr>
        <w:pStyle w:val="Abbildungsverzeichnis"/>
        <w:tabs>
          <w:tab w:val="right" w:leader="dot" w:pos="9062"/>
        </w:tabs>
        <w:rPr>
          <w:rFonts w:asciiTheme="minorHAnsi" w:eastAsiaTheme="minorEastAsia" w:hAnsiTheme="minorHAnsi"/>
          <w:noProof/>
          <w:lang w:eastAsia="de-CH"/>
        </w:rPr>
      </w:pPr>
      <w:hyperlink w:anchor="_Toc88468795" w:history="1">
        <w:r w:rsidR="00032EA0" w:rsidRPr="00E74C1B">
          <w:rPr>
            <w:rStyle w:val="Hyperlink"/>
            <w:noProof/>
          </w:rPr>
          <w:t>Tabelle 6: Risikograph</w:t>
        </w:r>
        <w:r w:rsidR="00032EA0">
          <w:rPr>
            <w:noProof/>
            <w:webHidden/>
          </w:rPr>
          <w:tab/>
        </w:r>
        <w:r w:rsidR="00032EA0">
          <w:rPr>
            <w:noProof/>
            <w:webHidden/>
          </w:rPr>
          <w:fldChar w:fldCharType="begin"/>
        </w:r>
        <w:r w:rsidR="00032EA0">
          <w:rPr>
            <w:noProof/>
            <w:webHidden/>
          </w:rPr>
          <w:instrText xml:space="preserve"> PAGEREF _Toc88468795 \h </w:instrText>
        </w:r>
        <w:r w:rsidR="00032EA0">
          <w:rPr>
            <w:noProof/>
            <w:webHidden/>
          </w:rPr>
        </w:r>
        <w:r w:rsidR="00032EA0">
          <w:rPr>
            <w:noProof/>
            <w:webHidden/>
          </w:rPr>
          <w:fldChar w:fldCharType="separate"/>
        </w:r>
        <w:r w:rsidR="00032EA0">
          <w:rPr>
            <w:noProof/>
            <w:webHidden/>
          </w:rPr>
          <w:t>27</w:t>
        </w:r>
        <w:r w:rsidR="00032EA0">
          <w:rPr>
            <w:noProof/>
            <w:webHidden/>
          </w:rPr>
          <w:fldChar w:fldCharType="end"/>
        </w:r>
      </w:hyperlink>
    </w:p>
    <w:p w14:paraId="1DE6AE19" w14:textId="778A76C9" w:rsidR="00032EA0" w:rsidRDefault="00DF12E8">
      <w:pPr>
        <w:pStyle w:val="Abbildungsverzeichnis"/>
        <w:tabs>
          <w:tab w:val="right" w:leader="dot" w:pos="9062"/>
        </w:tabs>
        <w:rPr>
          <w:rFonts w:asciiTheme="minorHAnsi" w:eastAsiaTheme="minorEastAsia" w:hAnsiTheme="minorHAnsi"/>
          <w:noProof/>
          <w:lang w:eastAsia="de-CH"/>
        </w:rPr>
      </w:pPr>
      <w:hyperlink w:anchor="_Toc88468796" w:history="1">
        <w:r w:rsidR="00032EA0" w:rsidRPr="00E74C1B">
          <w:rPr>
            <w:rStyle w:val="Hyperlink"/>
            <w:noProof/>
          </w:rPr>
          <w:t>Tabelle 7: Risikomatrix</w:t>
        </w:r>
        <w:r w:rsidR="00032EA0">
          <w:rPr>
            <w:noProof/>
            <w:webHidden/>
          </w:rPr>
          <w:tab/>
        </w:r>
        <w:r w:rsidR="00032EA0">
          <w:rPr>
            <w:noProof/>
            <w:webHidden/>
          </w:rPr>
          <w:fldChar w:fldCharType="begin"/>
        </w:r>
        <w:r w:rsidR="00032EA0">
          <w:rPr>
            <w:noProof/>
            <w:webHidden/>
          </w:rPr>
          <w:instrText xml:space="preserve"> PAGEREF _Toc88468796 \h </w:instrText>
        </w:r>
        <w:r w:rsidR="00032EA0">
          <w:rPr>
            <w:noProof/>
            <w:webHidden/>
          </w:rPr>
        </w:r>
        <w:r w:rsidR="00032EA0">
          <w:rPr>
            <w:noProof/>
            <w:webHidden/>
          </w:rPr>
          <w:fldChar w:fldCharType="separate"/>
        </w:r>
        <w:r w:rsidR="00032EA0">
          <w:rPr>
            <w:noProof/>
            <w:webHidden/>
          </w:rPr>
          <w:t>28</w:t>
        </w:r>
        <w:r w:rsidR="00032EA0">
          <w:rPr>
            <w:noProof/>
            <w:webHidden/>
          </w:rPr>
          <w:fldChar w:fldCharType="end"/>
        </w:r>
      </w:hyperlink>
    </w:p>
    <w:p w14:paraId="35B1C807" w14:textId="0E3352C9" w:rsidR="00032EA0" w:rsidRDefault="00DF12E8">
      <w:pPr>
        <w:pStyle w:val="Abbildungsverzeichnis"/>
        <w:tabs>
          <w:tab w:val="right" w:leader="dot" w:pos="9062"/>
        </w:tabs>
        <w:rPr>
          <w:rFonts w:asciiTheme="minorHAnsi" w:eastAsiaTheme="minorEastAsia" w:hAnsiTheme="minorHAnsi"/>
          <w:noProof/>
          <w:lang w:eastAsia="de-CH"/>
        </w:rPr>
      </w:pPr>
      <w:hyperlink w:anchor="_Toc88468797" w:history="1">
        <w:r w:rsidR="00032EA0" w:rsidRPr="00E74C1B">
          <w:rPr>
            <w:rStyle w:val="Hyperlink"/>
            <w:noProof/>
          </w:rPr>
          <w:t>Tabelle 8: Tagesjournal 15.11.21</w:t>
        </w:r>
        <w:r w:rsidR="00032EA0">
          <w:rPr>
            <w:noProof/>
            <w:webHidden/>
          </w:rPr>
          <w:tab/>
        </w:r>
        <w:r w:rsidR="00032EA0">
          <w:rPr>
            <w:noProof/>
            <w:webHidden/>
          </w:rPr>
          <w:fldChar w:fldCharType="begin"/>
        </w:r>
        <w:r w:rsidR="00032EA0">
          <w:rPr>
            <w:noProof/>
            <w:webHidden/>
          </w:rPr>
          <w:instrText xml:space="preserve"> PAGEREF _Toc88468797 \h </w:instrText>
        </w:r>
        <w:r w:rsidR="00032EA0">
          <w:rPr>
            <w:noProof/>
            <w:webHidden/>
          </w:rPr>
        </w:r>
        <w:r w:rsidR="00032EA0">
          <w:rPr>
            <w:noProof/>
            <w:webHidden/>
          </w:rPr>
          <w:fldChar w:fldCharType="separate"/>
        </w:r>
        <w:r w:rsidR="00032EA0">
          <w:rPr>
            <w:noProof/>
            <w:webHidden/>
          </w:rPr>
          <w:t>31</w:t>
        </w:r>
        <w:r w:rsidR="00032EA0">
          <w:rPr>
            <w:noProof/>
            <w:webHidden/>
          </w:rPr>
          <w:fldChar w:fldCharType="end"/>
        </w:r>
      </w:hyperlink>
    </w:p>
    <w:p w14:paraId="0053914F" w14:textId="45CA8421" w:rsidR="00032EA0" w:rsidRDefault="00DF12E8">
      <w:pPr>
        <w:pStyle w:val="Abbildungsverzeichnis"/>
        <w:tabs>
          <w:tab w:val="right" w:leader="dot" w:pos="9062"/>
        </w:tabs>
        <w:rPr>
          <w:rFonts w:asciiTheme="minorHAnsi" w:eastAsiaTheme="minorEastAsia" w:hAnsiTheme="minorHAnsi"/>
          <w:noProof/>
          <w:lang w:eastAsia="de-CH"/>
        </w:rPr>
      </w:pPr>
      <w:hyperlink w:anchor="_Toc88468798" w:history="1">
        <w:r w:rsidR="00032EA0" w:rsidRPr="00E74C1B">
          <w:rPr>
            <w:rStyle w:val="Hyperlink"/>
            <w:noProof/>
          </w:rPr>
          <w:t>Tabelle 9: Tagesjournal 16.11.21</w:t>
        </w:r>
        <w:r w:rsidR="00032EA0">
          <w:rPr>
            <w:noProof/>
            <w:webHidden/>
          </w:rPr>
          <w:tab/>
        </w:r>
        <w:r w:rsidR="00032EA0">
          <w:rPr>
            <w:noProof/>
            <w:webHidden/>
          </w:rPr>
          <w:fldChar w:fldCharType="begin"/>
        </w:r>
        <w:r w:rsidR="00032EA0">
          <w:rPr>
            <w:noProof/>
            <w:webHidden/>
          </w:rPr>
          <w:instrText xml:space="preserve"> PAGEREF _Toc88468798 \h </w:instrText>
        </w:r>
        <w:r w:rsidR="00032EA0">
          <w:rPr>
            <w:noProof/>
            <w:webHidden/>
          </w:rPr>
        </w:r>
        <w:r w:rsidR="00032EA0">
          <w:rPr>
            <w:noProof/>
            <w:webHidden/>
          </w:rPr>
          <w:fldChar w:fldCharType="separate"/>
        </w:r>
        <w:r w:rsidR="00032EA0">
          <w:rPr>
            <w:noProof/>
            <w:webHidden/>
          </w:rPr>
          <w:t>32</w:t>
        </w:r>
        <w:r w:rsidR="00032EA0">
          <w:rPr>
            <w:noProof/>
            <w:webHidden/>
          </w:rPr>
          <w:fldChar w:fldCharType="end"/>
        </w:r>
      </w:hyperlink>
    </w:p>
    <w:p w14:paraId="20FA323B" w14:textId="0A138FD9" w:rsidR="00032EA0" w:rsidRDefault="00DF12E8">
      <w:pPr>
        <w:pStyle w:val="Abbildungsverzeichnis"/>
        <w:tabs>
          <w:tab w:val="right" w:leader="dot" w:pos="9062"/>
        </w:tabs>
        <w:rPr>
          <w:rFonts w:asciiTheme="minorHAnsi" w:eastAsiaTheme="minorEastAsia" w:hAnsiTheme="minorHAnsi"/>
          <w:noProof/>
          <w:lang w:eastAsia="de-CH"/>
        </w:rPr>
      </w:pPr>
      <w:hyperlink w:anchor="_Toc88468799" w:history="1">
        <w:r w:rsidR="00032EA0" w:rsidRPr="00E74C1B">
          <w:rPr>
            <w:rStyle w:val="Hyperlink"/>
            <w:noProof/>
          </w:rPr>
          <w:t>Tabelle 10: Tagesjournal 17.11.21</w:t>
        </w:r>
        <w:r w:rsidR="00032EA0">
          <w:rPr>
            <w:noProof/>
            <w:webHidden/>
          </w:rPr>
          <w:tab/>
        </w:r>
        <w:r w:rsidR="00032EA0">
          <w:rPr>
            <w:noProof/>
            <w:webHidden/>
          </w:rPr>
          <w:fldChar w:fldCharType="begin"/>
        </w:r>
        <w:r w:rsidR="00032EA0">
          <w:rPr>
            <w:noProof/>
            <w:webHidden/>
          </w:rPr>
          <w:instrText xml:space="preserve"> PAGEREF _Toc88468799 \h </w:instrText>
        </w:r>
        <w:r w:rsidR="00032EA0">
          <w:rPr>
            <w:noProof/>
            <w:webHidden/>
          </w:rPr>
        </w:r>
        <w:r w:rsidR="00032EA0">
          <w:rPr>
            <w:noProof/>
            <w:webHidden/>
          </w:rPr>
          <w:fldChar w:fldCharType="separate"/>
        </w:r>
        <w:r w:rsidR="00032EA0">
          <w:rPr>
            <w:noProof/>
            <w:webHidden/>
          </w:rPr>
          <w:t>34</w:t>
        </w:r>
        <w:r w:rsidR="00032EA0">
          <w:rPr>
            <w:noProof/>
            <w:webHidden/>
          </w:rPr>
          <w:fldChar w:fldCharType="end"/>
        </w:r>
      </w:hyperlink>
    </w:p>
    <w:p w14:paraId="3965D38F" w14:textId="6243DD21" w:rsidR="00032EA0" w:rsidRDefault="00DF12E8">
      <w:pPr>
        <w:pStyle w:val="Abbildungsverzeichnis"/>
        <w:tabs>
          <w:tab w:val="right" w:leader="dot" w:pos="9062"/>
        </w:tabs>
        <w:rPr>
          <w:rFonts w:asciiTheme="minorHAnsi" w:eastAsiaTheme="minorEastAsia" w:hAnsiTheme="minorHAnsi"/>
          <w:noProof/>
          <w:lang w:eastAsia="de-CH"/>
        </w:rPr>
      </w:pPr>
      <w:hyperlink w:anchor="_Toc88468800" w:history="1">
        <w:r w:rsidR="00032EA0" w:rsidRPr="00E74C1B">
          <w:rPr>
            <w:rStyle w:val="Hyperlink"/>
            <w:noProof/>
          </w:rPr>
          <w:t>Tabelle 11: Tagesjournal 19.11.21</w:t>
        </w:r>
        <w:r w:rsidR="00032EA0">
          <w:rPr>
            <w:noProof/>
            <w:webHidden/>
          </w:rPr>
          <w:tab/>
        </w:r>
        <w:r w:rsidR="00032EA0">
          <w:rPr>
            <w:noProof/>
            <w:webHidden/>
          </w:rPr>
          <w:fldChar w:fldCharType="begin"/>
        </w:r>
        <w:r w:rsidR="00032EA0">
          <w:rPr>
            <w:noProof/>
            <w:webHidden/>
          </w:rPr>
          <w:instrText xml:space="preserve"> PAGEREF _Toc88468800 \h </w:instrText>
        </w:r>
        <w:r w:rsidR="00032EA0">
          <w:rPr>
            <w:noProof/>
            <w:webHidden/>
          </w:rPr>
        </w:r>
        <w:r w:rsidR="00032EA0">
          <w:rPr>
            <w:noProof/>
            <w:webHidden/>
          </w:rPr>
          <w:fldChar w:fldCharType="separate"/>
        </w:r>
        <w:r w:rsidR="00032EA0">
          <w:rPr>
            <w:noProof/>
            <w:webHidden/>
          </w:rPr>
          <w:t>36</w:t>
        </w:r>
        <w:r w:rsidR="00032EA0">
          <w:rPr>
            <w:noProof/>
            <w:webHidden/>
          </w:rPr>
          <w:fldChar w:fldCharType="end"/>
        </w:r>
      </w:hyperlink>
    </w:p>
    <w:p w14:paraId="1271D9D0" w14:textId="5EB6B0F4" w:rsidR="00032EA0" w:rsidRDefault="00DF12E8">
      <w:pPr>
        <w:pStyle w:val="Abbildungsverzeichnis"/>
        <w:tabs>
          <w:tab w:val="right" w:leader="dot" w:pos="9062"/>
        </w:tabs>
        <w:rPr>
          <w:rFonts w:asciiTheme="minorHAnsi" w:eastAsiaTheme="minorEastAsia" w:hAnsiTheme="minorHAnsi"/>
          <w:noProof/>
          <w:lang w:eastAsia="de-CH"/>
        </w:rPr>
      </w:pPr>
      <w:hyperlink w:anchor="_Toc88468801" w:history="1">
        <w:r w:rsidR="00032EA0" w:rsidRPr="00E74C1B">
          <w:rPr>
            <w:rStyle w:val="Hyperlink"/>
            <w:noProof/>
          </w:rPr>
          <w:t>Tabelle 14: Root Endpunkt</w:t>
        </w:r>
        <w:r w:rsidR="00032EA0">
          <w:rPr>
            <w:noProof/>
            <w:webHidden/>
          </w:rPr>
          <w:tab/>
        </w:r>
        <w:r w:rsidR="00032EA0">
          <w:rPr>
            <w:noProof/>
            <w:webHidden/>
          </w:rPr>
          <w:fldChar w:fldCharType="begin"/>
        </w:r>
        <w:r w:rsidR="00032EA0">
          <w:rPr>
            <w:noProof/>
            <w:webHidden/>
          </w:rPr>
          <w:instrText xml:space="preserve"> PAGEREF _Toc88468801 \h </w:instrText>
        </w:r>
        <w:r w:rsidR="00032EA0">
          <w:rPr>
            <w:noProof/>
            <w:webHidden/>
          </w:rPr>
        </w:r>
        <w:r w:rsidR="00032EA0">
          <w:rPr>
            <w:noProof/>
            <w:webHidden/>
          </w:rPr>
          <w:fldChar w:fldCharType="separate"/>
        </w:r>
        <w:r w:rsidR="00032EA0">
          <w:rPr>
            <w:noProof/>
            <w:webHidden/>
          </w:rPr>
          <w:t>45</w:t>
        </w:r>
        <w:r w:rsidR="00032EA0">
          <w:rPr>
            <w:noProof/>
            <w:webHidden/>
          </w:rPr>
          <w:fldChar w:fldCharType="end"/>
        </w:r>
      </w:hyperlink>
    </w:p>
    <w:p w14:paraId="34BDB144" w14:textId="0D7118C9" w:rsidR="00032EA0" w:rsidRDefault="00DF12E8">
      <w:pPr>
        <w:pStyle w:val="Abbildungsverzeichnis"/>
        <w:tabs>
          <w:tab w:val="right" w:leader="dot" w:pos="9062"/>
        </w:tabs>
        <w:rPr>
          <w:rFonts w:asciiTheme="minorHAnsi" w:eastAsiaTheme="minorEastAsia" w:hAnsiTheme="minorHAnsi"/>
          <w:noProof/>
          <w:lang w:eastAsia="de-CH"/>
        </w:rPr>
      </w:pPr>
      <w:hyperlink w:anchor="_Toc88468802" w:history="1">
        <w:r w:rsidR="00032EA0" w:rsidRPr="00E74C1B">
          <w:rPr>
            <w:rStyle w:val="Hyperlink"/>
            <w:noProof/>
          </w:rPr>
          <w:t>Tabelle 15: Messages Endpunkt</w:t>
        </w:r>
        <w:r w:rsidR="00032EA0">
          <w:rPr>
            <w:noProof/>
            <w:webHidden/>
          </w:rPr>
          <w:tab/>
        </w:r>
        <w:r w:rsidR="00032EA0">
          <w:rPr>
            <w:noProof/>
            <w:webHidden/>
          </w:rPr>
          <w:fldChar w:fldCharType="begin"/>
        </w:r>
        <w:r w:rsidR="00032EA0">
          <w:rPr>
            <w:noProof/>
            <w:webHidden/>
          </w:rPr>
          <w:instrText xml:space="preserve"> PAGEREF _Toc88468802 \h </w:instrText>
        </w:r>
        <w:r w:rsidR="00032EA0">
          <w:rPr>
            <w:noProof/>
            <w:webHidden/>
          </w:rPr>
        </w:r>
        <w:r w:rsidR="00032EA0">
          <w:rPr>
            <w:noProof/>
            <w:webHidden/>
          </w:rPr>
          <w:fldChar w:fldCharType="separate"/>
        </w:r>
        <w:r w:rsidR="00032EA0">
          <w:rPr>
            <w:noProof/>
            <w:webHidden/>
          </w:rPr>
          <w:t>46</w:t>
        </w:r>
        <w:r w:rsidR="00032EA0">
          <w:rPr>
            <w:noProof/>
            <w:webHidden/>
          </w:rPr>
          <w:fldChar w:fldCharType="end"/>
        </w:r>
      </w:hyperlink>
    </w:p>
    <w:p w14:paraId="6C465A16" w14:textId="77E450FE" w:rsidR="00032EA0" w:rsidRDefault="00DF12E8">
      <w:pPr>
        <w:pStyle w:val="Abbildungsverzeichnis"/>
        <w:tabs>
          <w:tab w:val="right" w:leader="dot" w:pos="9062"/>
        </w:tabs>
        <w:rPr>
          <w:rFonts w:asciiTheme="minorHAnsi" w:eastAsiaTheme="minorEastAsia" w:hAnsiTheme="minorHAnsi"/>
          <w:noProof/>
          <w:lang w:eastAsia="de-CH"/>
        </w:rPr>
      </w:pPr>
      <w:hyperlink w:anchor="_Toc88468803" w:history="1">
        <w:r w:rsidR="00032EA0" w:rsidRPr="00E74C1B">
          <w:rPr>
            <w:rStyle w:val="Hyperlink"/>
            <w:noProof/>
          </w:rPr>
          <w:t>Tabelle 16: Mittel und Methoden Erläuterung</w:t>
        </w:r>
        <w:r w:rsidR="00032EA0">
          <w:rPr>
            <w:noProof/>
            <w:webHidden/>
          </w:rPr>
          <w:tab/>
        </w:r>
        <w:r w:rsidR="00032EA0">
          <w:rPr>
            <w:noProof/>
            <w:webHidden/>
          </w:rPr>
          <w:fldChar w:fldCharType="begin"/>
        </w:r>
        <w:r w:rsidR="00032EA0">
          <w:rPr>
            <w:noProof/>
            <w:webHidden/>
          </w:rPr>
          <w:instrText xml:space="preserve"> PAGEREF _Toc88468803 \h </w:instrText>
        </w:r>
        <w:r w:rsidR="00032EA0">
          <w:rPr>
            <w:noProof/>
            <w:webHidden/>
          </w:rPr>
        </w:r>
        <w:r w:rsidR="00032EA0">
          <w:rPr>
            <w:noProof/>
            <w:webHidden/>
          </w:rPr>
          <w:fldChar w:fldCharType="separate"/>
        </w:r>
        <w:r w:rsidR="00032EA0">
          <w:rPr>
            <w:noProof/>
            <w:webHidden/>
          </w:rPr>
          <w:t>46</w:t>
        </w:r>
        <w:r w:rsidR="00032EA0">
          <w:rPr>
            <w:noProof/>
            <w:webHidden/>
          </w:rPr>
          <w:fldChar w:fldCharType="end"/>
        </w:r>
      </w:hyperlink>
    </w:p>
    <w:p w14:paraId="61FAFCC5" w14:textId="2B73DB43" w:rsidR="00032EA0" w:rsidRDefault="00DF12E8">
      <w:pPr>
        <w:pStyle w:val="Abbildungsverzeichnis"/>
        <w:tabs>
          <w:tab w:val="right" w:leader="dot" w:pos="9062"/>
        </w:tabs>
        <w:rPr>
          <w:rFonts w:asciiTheme="minorHAnsi" w:eastAsiaTheme="minorEastAsia" w:hAnsiTheme="minorHAnsi"/>
          <w:noProof/>
          <w:lang w:eastAsia="de-CH"/>
        </w:rPr>
      </w:pPr>
      <w:hyperlink w:anchor="_Toc88468804" w:history="1">
        <w:r w:rsidR="00032EA0" w:rsidRPr="00E74C1B">
          <w:rPr>
            <w:rStyle w:val="Hyperlink"/>
            <w:noProof/>
          </w:rPr>
          <w:t>Tabelle 17: Azure Zugriff</w:t>
        </w:r>
        <w:r w:rsidR="00032EA0">
          <w:rPr>
            <w:noProof/>
            <w:webHidden/>
          </w:rPr>
          <w:tab/>
        </w:r>
        <w:r w:rsidR="00032EA0">
          <w:rPr>
            <w:noProof/>
            <w:webHidden/>
          </w:rPr>
          <w:fldChar w:fldCharType="begin"/>
        </w:r>
        <w:r w:rsidR="00032EA0">
          <w:rPr>
            <w:noProof/>
            <w:webHidden/>
          </w:rPr>
          <w:instrText xml:space="preserve"> PAGEREF _Toc88468804 \h </w:instrText>
        </w:r>
        <w:r w:rsidR="00032EA0">
          <w:rPr>
            <w:noProof/>
            <w:webHidden/>
          </w:rPr>
        </w:r>
        <w:r w:rsidR="00032EA0">
          <w:rPr>
            <w:noProof/>
            <w:webHidden/>
          </w:rPr>
          <w:fldChar w:fldCharType="separate"/>
        </w:r>
        <w:r w:rsidR="00032EA0">
          <w:rPr>
            <w:noProof/>
            <w:webHidden/>
          </w:rPr>
          <w:t>46</w:t>
        </w:r>
        <w:r w:rsidR="00032EA0">
          <w:rPr>
            <w:noProof/>
            <w:webHidden/>
          </w:rPr>
          <w:fldChar w:fldCharType="end"/>
        </w:r>
      </w:hyperlink>
    </w:p>
    <w:p w14:paraId="74BFF84A" w14:textId="76F4C054" w:rsidR="00032EA0" w:rsidRDefault="00DF12E8">
      <w:pPr>
        <w:pStyle w:val="Abbildungsverzeichnis"/>
        <w:tabs>
          <w:tab w:val="right" w:leader="dot" w:pos="9062"/>
        </w:tabs>
        <w:rPr>
          <w:rFonts w:asciiTheme="minorHAnsi" w:eastAsiaTheme="minorEastAsia" w:hAnsiTheme="minorHAnsi"/>
          <w:noProof/>
          <w:lang w:eastAsia="de-CH"/>
        </w:rPr>
      </w:pPr>
      <w:hyperlink w:anchor="_Toc88468805" w:history="1">
        <w:r w:rsidR="00032EA0" w:rsidRPr="00E74C1B">
          <w:rPr>
            <w:rStyle w:val="Hyperlink"/>
            <w:noProof/>
          </w:rPr>
          <w:t>Tabelle 18: MySQL Zugriff</w:t>
        </w:r>
        <w:r w:rsidR="00032EA0">
          <w:rPr>
            <w:noProof/>
            <w:webHidden/>
          </w:rPr>
          <w:tab/>
        </w:r>
        <w:r w:rsidR="00032EA0">
          <w:rPr>
            <w:noProof/>
            <w:webHidden/>
          </w:rPr>
          <w:fldChar w:fldCharType="begin"/>
        </w:r>
        <w:r w:rsidR="00032EA0">
          <w:rPr>
            <w:noProof/>
            <w:webHidden/>
          </w:rPr>
          <w:instrText xml:space="preserve"> PAGEREF _Toc88468805 \h </w:instrText>
        </w:r>
        <w:r w:rsidR="00032EA0">
          <w:rPr>
            <w:noProof/>
            <w:webHidden/>
          </w:rPr>
        </w:r>
        <w:r w:rsidR="00032EA0">
          <w:rPr>
            <w:noProof/>
            <w:webHidden/>
          </w:rPr>
          <w:fldChar w:fldCharType="separate"/>
        </w:r>
        <w:r w:rsidR="00032EA0">
          <w:rPr>
            <w:noProof/>
            <w:webHidden/>
          </w:rPr>
          <w:t>47</w:t>
        </w:r>
        <w:r w:rsidR="00032EA0">
          <w:rPr>
            <w:noProof/>
            <w:webHidden/>
          </w:rPr>
          <w:fldChar w:fldCharType="end"/>
        </w:r>
      </w:hyperlink>
    </w:p>
    <w:p w14:paraId="03A53037" w14:textId="2D2AA888" w:rsidR="00032EA0" w:rsidRDefault="00DF12E8">
      <w:pPr>
        <w:pStyle w:val="Abbildungsverzeichnis"/>
        <w:tabs>
          <w:tab w:val="right" w:leader="dot" w:pos="9062"/>
        </w:tabs>
        <w:rPr>
          <w:rFonts w:asciiTheme="minorHAnsi" w:eastAsiaTheme="minorEastAsia" w:hAnsiTheme="minorHAnsi"/>
          <w:noProof/>
          <w:lang w:eastAsia="de-CH"/>
        </w:rPr>
      </w:pPr>
      <w:hyperlink w:anchor="_Toc88468806" w:history="1">
        <w:r w:rsidR="00032EA0" w:rsidRPr="00E74C1B">
          <w:rPr>
            <w:rStyle w:val="Hyperlink"/>
            <w:noProof/>
          </w:rPr>
          <w:t>Tabelle 19: Datenbank Spezifikationen</w:t>
        </w:r>
        <w:r w:rsidR="00032EA0">
          <w:rPr>
            <w:noProof/>
            <w:webHidden/>
          </w:rPr>
          <w:tab/>
        </w:r>
        <w:r w:rsidR="00032EA0">
          <w:rPr>
            <w:noProof/>
            <w:webHidden/>
          </w:rPr>
          <w:fldChar w:fldCharType="begin"/>
        </w:r>
        <w:r w:rsidR="00032EA0">
          <w:rPr>
            <w:noProof/>
            <w:webHidden/>
          </w:rPr>
          <w:instrText xml:space="preserve"> PAGEREF _Toc88468806 \h </w:instrText>
        </w:r>
        <w:r w:rsidR="00032EA0">
          <w:rPr>
            <w:noProof/>
            <w:webHidden/>
          </w:rPr>
        </w:r>
        <w:r w:rsidR="00032EA0">
          <w:rPr>
            <w:noProof/>
            <w:webHidden/>
          </w:rPr>
          <w:fldChar w:fldCharType="separate"/>
        </w:r>
        <w:r w:rsidR="00032EA0">
          <w:rPr>
            <w:noProof/>
            <w:webHidden/>
          </w:rPr>
          <w:t>48</w:t>
        </w:r>
        <w:r w:rsidR="00032EA0">
          <w:rPr>
            <w:noProof/>
            <w:webHidden/>
          </w:rPr>
          <w:fldChar w:fldCharType="end"/>
        </w:r>
      </w:hyperlink>
    </w:p>
    <w:p w14:paraId="73374EDF" w14:textId="7909AE0A" w:rsidR="00032EA0" w:rsidRDefault="00DF12E8">
      <w:pPr>
        <w:pStyle w:val="Abbildungsverzeichnis"/>
        <w:tabs>
          <w:tab w:val="right" w:leader="dot" w:pos="9062"/>
        </w:tabs>
        <w:rPr>
          <w:rFonts w:asciiTheme="minorHAnsi" w:eastAsiaTheme="minorEastAsia" w:hAnsiTheme="minorHAnsi"/>
          <w:noProof/>
          <w:lang w:eastAsia="de-CH"/>
        </w:rPr>
      </w:pPr>
      <w:hyperlink w:anchor="_Toc88468807" w:history="1">
        <w:r w:rsidR="00032EA0" w:rsidRPr="00E74C1B">
          <w:rPr>
            <w:rStyle w:val="Hyperlink"/>
            <w:noProof/>
          </w:rPr>
          <w:t>Tabelle 20: Testziele</w:t>
        </w:r>
        <w:r w:rsidR="00032EA0">
          <w:rPr>
            <w:noProof/>
            <w:webHidden/>
          </w:rPr>
          <w:tab/>
        </w:r>
        <w:r w:rsidR="00032EA0">
          <w:rPr>
            <w:noProof/>
            <w:webHidden/>
          </w:rPr>
          <w:fldChar w:fldCharType="begin"/>
        </w:r>
        <w:r w:rsidR="00032EA0">
          <w:rPr>
            <w:noProof/>
            <w:webHidden/>
          </w:rPr>
          <w:instrText xml:space="preserve"> PAGEREF _Toc88468807 \h </w:instrText>
        </w:r>
        <w:r w:rsidR="00032EA0">
          <w:rPr>
            <w:noProof/>
            <w:webHidden/>
          </w:rPr>
        </w:r>
        <w:r w:rsidR="00032EA0">
          <w:rPr>
            <w:noProof/>
            <w:webHidden/>
          </w:rPr>
          <w:fldChar w:fldCharType="separate"/>
        </w:r>
        <w:r w:rsidR="00032EA0">
          <w:rPr>
            <w:noProof/>
            <w:webHidden/>
          </w:rPr>
          <w:t>49</w:t>
        </w:r>
        <w:r w:rsidR="00032EA0">
          <w:rPr>
            <w:noProof/>
            <w:webHidden/>
          </w:rPr>
          <w:fldChar w:fldCharType="end"/>
        </w:r>
      </w:hyperlink>
    </w:p>
    <w:p w14:paraId="2BD9B740" w14:textId="2A88CA95" w:rsidR="00032EA0" w:rsidRDefault="00DF12E8">
      <w:pPr>
        <w:pStyle w:val="Abbildungsverzeichnis"/>
        <w:tabs>
          <w:tab w:val="right" w:leader="dot" w:pos="9062"/>
        </w:tabs>
        <w:rPr>
          <w:rFonts w:asciiTheme="minorHAnsi" w:eastAsiaTheme="minorEastAsia" w:hAnsiTheme="minorHAnsi"/>
          <w:noProof/>
          <w:lang w:eastAsia="de-CH"/>
        </w:rPr>
      </w:pPr>
      <w:hyperlink w:anchor="_Toc88468808" w:history="1">
        <w:r w:rsidR="00032EA0" w:rsidRPr="00E74C1B">
          <w:rPr>
            <w:rStyle w:val="Hyperlink"/>
            <w:noProof/>
          </w:rPr>
          <w:t>Tabelle 21: Testobjekte</w:t>
        </w:r>
        <w:r w:rsidR="00032EA0">
          <w:rPr>
            <w:noProof/>
            <w:webHidden/>
          </w:rPr>
          <w:tab/>
        </w:r>
        <w:r w:rsidR="00032EA0">
          <w:rPr>
            <w:noProof/>
            <w:webHidden/>
          </w:rPr>
          <w:fldChar w:fldCharType="begin"/>
        </w:r>
        <w:r w:rsidR="00032EA0">
          <w:rPr>
            <w:noProof/>
            <w:webHidden/>
          </w:rPr>
          <w:instrText xml:space="preserve"> PAGEREF _Toc88468808 \h </w:instrText>
        </w:r>
        <w:r w:rsidR="00032EA0">
          <w:rPr>
            <w:noProof/>
            <w:webHidden/>
          </w:rPr>
        </w:r>
        <w:r w:rsidR="00032EA0">
          <w:rPr>
            <w:noProof/>
            <w:webHidden/>
          </w:rPr>
          <w:fldChar w:fldCharType="separate"/>
        </w:r>
        <w:r w:rsidR="00032EA0">
          <w:rPr>
            <w:noProof/>
            <w:webHidden/>
          </w:rPr>
          <w:t>50</w:t>
        </w:r>
        <w:r w:rsidR="00032EA0">
          <w:rPr>
            <w:noProof/>
            <w:webHidden/>
          </w:rPr>
          <w:fldChar w:fldCharType="end"/>
        </w:r>
      </w:hyperlink>
    </w:p>
    <w:p w14:paraId="5A57DE00" w14:textId="626F31BF" w:rsidR="00032EA0" w:rsidRDefault="00DF12E8">
      <w:pPr>
        <w:pStyle w:val="Abbildungsverzeichnis"/>
        <w:tabs>
          <w:tab w:val="right" w:leader="dot" w:pos="9062"/>
        </w:tabs>
        <w:rPr>
          <w:rFonts w:asciiTheme="minorHAnsi" w:eastAsiaTheme="minorEastAsia" w:hAnsiTheme="minorHAnsi"/>
          <w:noProof/>
          <w:lang w:eastAsia="de-CH"/>
        </w:rPr>
      </w:pPr>
      <w:hyperlink w:anchor="_Toc88468809" w:history="1">
        <w:r w:rsidR="00032EA0" w:rsidRPr="00E74C1B">
          <w:rPr>
            <w:rStyle w:val="Hyperlink"/>
            <w:noProof/>
          </w:rPr>
          <w:t>Tabelle 22: Testarten</w:t>
        </w:r>
        <w:r w:rsidR="00032EA0">
          <w:rPr>
            <w:noProof/>
            <w:webHidden/>
          </w:rPr>
          <w:tab/>
        </w:r>
        <w:r w:rsidR="00032EA0">
          <w:rPr>
            <w:noProof/>
            <w:webHidden/>
          </w:rPr>
          <w:fldChar w:fldCharType="begin"/>
        </w:r>
        <w:r w:rsidR="00032EA0">
          <w:rPr>
            <w:noProof/>
            <w:webHidden/>
          </w:rPr>
          <w:instrText xml:space="preserve"> PAGEREF _Toc88468809 \h </w:instrText>
        </w:r>
        <w:r w:rsidR="00032EA0">
          <w:rPr>
            <w:noProof/>
            <w:webHidden/>
          </w:rPr>
        </w:r>
        <w:r w:rsidR="00032EA0">
          <w:rPr>
            <w:noProof/>
            <w:webHidden/>
          </w:rPr>
          <w:fldChar w:fldCharType="separate"/>
        </w:r>
        <w:r w:rsidR="00032EA0">
          <w:rPr>
            <w:noProof/>
            <w:webHidden/>
          </w:rPr>
          <w:t>50</w:t>
        </w:r>
        <w:r w:rsidR="00032EA0">
          <w:rPr>
            <w:noProof/>
            <w:webHidden/>
          </w:rPr>
          <w:fldChar w:fldCharType="end"/>
        </w:r>
      </w:hyperlink>
    </w:p>
    <w:p w14:paraId="77EC9856" w14:textId="008C1B33" w:rsidR="00032EA0" w:rsidRDefault="00DF12E8">
      <w:pPr>
        <w:pStyle w:val="Abbildungsverzeichnis"/>
        <w:tabs>
          <w:tab w:val="right" w:leader="dot" w:pos="9062"/>
        </w:tabs>
        <w:rPr>
          <w:rFonts w:asciiTheme="minorHAnsi" w:eastAsiaTheme="minorEastAsia" w:hAnsiTheme="minorHAnsi"/>
          <w:noProof/>
          <w:lang w:eastAsia="de-CH"/>
        </w:rPr>
      </w:pPr>
      <w:hyperlink w:anchor="_Toc88468810" w:history="1">
        <w:r w:rsidR="00032EA0" w:rsidRPr="00E74C1B">
          <w:rPr>
            <w:rStyle w:val="Hyperlink"/>
            <w:noProof/>
          </w:rPr>
          <w:t>Tabelle 23: Testabdeckung</w:t>
        </w:r>
        <w:r w:rsidR="00032EA0">
          <w:rPr>
            <w:noProof/>
            <w:webHidden/>
          </w:rPr>
          <w:tab/>
        </w:r>
        <w:r w:rsidR="00032EA0">
          <w:rPr>
            <w:noProof/>
            <w:webHidden/>
          </w:rPr>
          <w:fldChar w:fldCharType="begin"/>
        </w:r>
        <w:r w:rsidR="00032EA0">
          <w:rPr>
            <w:noProof/>
            <w:webHidden/>
          </w:rPr>
          <w:instrText xml:space="preserve"> PAGEREF _Toc88468810 \h </w:instrText>
        </w:r>
        <w:r w:rsidR="00032EA0">
          <w:rPr>
            <w:noProof/>
            <w:webHidden/>
          </w:rPr>
        </w:r>
        <w:r w:rsidR="00032EA0">
          <w:rPr>
            <w:noProof/>
            <w:webHidden/>
          </w:rPr>
          <w:fldChar w:fldCharType="separate"/>
        </w:r>
        <w:r w:rsidR="00032EA0">
          <w:rPr>
            <w:noProof/>
            <w:webHidden/>
          </w:rPr>
          <w:t>50</w:t>
        </w:r>
        <w:r w:rsidR="00032EA0">
          <w:rPr>
            <w:noProof/>
            <w:webHidden/>
          </w:rPr>
          <w:fldChar w:fldCharType="end"/>
        </w:r>
      </w:hyperlink>
    </w:p>
    <w:p w14:paraId="4A9D227D" w14:textId="13A50E84" w:rsidR="00032EA0" w:rsidRDefault="00DF12E8">
      <w:pPr>
        <w:pStyle w:val="Abbildungsverzeichnis"/>
        <w:tabs>
          <w:tab w:val="right" w:leader="dot" w:pos="9062"/>
        </w:tabs>
        <w:rPr>
          <w:rFonts w:asciiTheme="minorHAnsi" w:eastAsiaTheme="minorEastAsia" w:hAnsiTheme="minorHAnsi"/>
          <w:noProof/>
          <w:lang w:eastAsia="de-CH"/>
        </w:rPr>
      </w:pPr>
      <w:hyperlink w:anchor="_Toc88468811" w:history="1">
        <w:r w:rsidR="00032EA0" w:rsidRPr="00E74C1B">
          <w:rPr>
            <w:rStyle w:val="Hyperlink"/>
            <w:noProof/>
          </w:rPr>
          <w:t>Tabelle 24: Mängelklassen</w:t>
        </w:r>
        <w:r w:rsidR="00032EA0">
          <w:rPr>
            <w:noProof/>
            <w:webHidden/>
          </w:rPr>
          <w:tab/>
        </w:r>
        <w:r w:rsidR="00032EA0">
          <w:rPr>
            <w:noProof/>
            <w:webHidden/>
          </w:rPr>
          <w:fldChar w:fldCharType="begin"/>
        </w:r>
        <w:r w:rsidR="00032EA0">
          <w:rPr>
            <w:noProof/>
            <w:webHidden/>
          </w:rPr>
          <w:instrText xml:space="preserve"> PAGEREF _Toc88468811 \h </w:instrText>
        </w:r>
        <w:r w:rsidR="00032EA0">
          <w:rPr>
            <w:noProof/>
            <w:webHidden/>
          </w:rPr>
        </w:r>
        <w:r w:rsidR="00032EA0">
          <w:rPr>
            <w:noProof/>
            <w:webHidden/>
          </w:rPr>
          <w:fldChar w:fldCharType="separate"/>
        </w:r>
        <w:r w:rsidR="00032EA0">
          <w:rPr>
            <w:noProof/>
            <w:webHidden/>
          </w:rPr>
          <w:t>51</w:t>
        </w:r>
        <w:r w:rsidR="00032EA0">
          <w:rPr>
            <w:noProof/>
            <w:webHidden/>
          </w:rPr>
          <w:fldChar w:fldCharType="end"/>
        </w:r>
      </w:hyperlink>
    </w:p>
    <w:p w14:paraId="0940EA02" w14:textId="2835116D" w:rsidR="00032EA0" w:rsidRDefault="00DF12E8">
      <w:pPr>
        <w:pStyle w:val="Abbildungsverzeichnis"/>
        <w:tabs>
          <w:tab w:val="right" w:leader="dot" w:pos="9062"/>
        </w:tabs>
        <w:rPr>
          <w:rFonts w:asciiTheme="minorHAnsi" w:eastAsiaTheme="minorEastAsia" w:hAnsiTheme="minorHAnsi"/>
          <w:noProof/>
          <w:lang w:eastAsia="de-CH"/>
        </w:rPr>
      </w:pPr>
      <w:hyperlink w:anchor="_Toc88468812" w:history="1">
        <w:r w:rsidR="00032EA0" w:rsidRPr="00E74C1B">
          <w:rPr>
            <w:rStyle w:val="Hyperlink"/>
            <w:noProof/>
          </w:rPr>
          <w:t>Tabelle 25: Testfall Vorlage</w:t>
        </w:r>
        <w:r w:rsidR="00032EA0">
          <w:rPr>
            <w:noProof/>
            <w:webHidden/>
          </w:rPr>
          <w:tab/>
        </w:r>
        <w:r w:rsidR="00032EA0">
          <w:rPr>
            <w:noProof/>
            <w:webHidden/>
          </w:rPr>
          <w:fldChar w:fldCharType="begin"/>
        </w:r>
        <w:r w:rsidR="00032EA0">
          <w:rPr>
            <w:noProof/>
            <w:webHidden/>
          </w:rPr>
          <w:instrText xml:space="preserve"> PAGEREF _Toc88468812 \h </w:instrText>
        </w:r>
        <w:r w:rsidR="00032EA0">
          <w:rPr>
            <w:noProof/>
            <w:webHidden/>
          </w:rPr>
        </w:r>
        <w:r w:rsidR="00032EA0">
          <w:rPr>
            <w:noProof/>
            <w:webHidden/>
          </w:rPr>
          <w:fldChar w:fldCharType="separate"/>
        </w:r>
        <w:r w:rsidR="00032EA0">
          <w:rPr>
            <w:noProof/>
            <w:webHidden/>
          </w:rPr>
          <w:t>52</w:t>
        </w:r>
        <w:r w:rsidR="00032EA0">
          <w:rPr>
            <w:noProof/>
            <w:webHidden/>
          </w:rPr>
          <w:fldChar w:fldCharType="end"/>
        </w:r>
      </w:hyperlink>
    </w:p>
    <w:p w14:paraId="1A5E04FA" w14:textId="5D4863F9" w:rsidR="00032EA0" w:rsidRDefault="00DF12E8">
      <w:pPr>
        <w:pStyle w:val="Abbildungsverzeichnis"/>
        <w:tabs>
          <w:tab w:val="right" w:leader="dot" w:pos="9062"/>
        </w:tabs>
        <w:rPr>
          <w:rFonts w:asciiTheme="minorHAnsi" w:eastAsiaTheme="minorEastAsia" w:hAnsiTheme="minorHAnsi"/>
          <w:noProof/>
          <w:lang w:eastAsia="de-CH"/>
        </w:rPr>
      </w:pPr>
      <w:hyperlink w:anchor="_Toc88468813" w:history="1">
        <w:r w:rsidR="00032EA0" w:rsidRPr="00E74C1B">
          <w:rPr>
            <w:rStyle w:val="Hyperlink"/>
            <w:noProof/>
          </w:rPr>
          <w:t>Tabelle 30: Quellenverzeichnis</w:t>
        </w:r>
        <w:r w:rsidR="00032EA0">
          <w:rPr>
            <w:noProof/>
            <w:webHidden/>
          </w:rPr>
          <w:tab/>
        </w:r>
        <w:r w:rsidR="00032EA0">
          <w:rPr>
            <w:noProof/>
            <w:webHidden/>
          </w:rPr>
          <w:fldChar w:fldCharType="begin"/>
        </w:r>
        <w:r w:rsidR="00032EA0">
          <w:rPr>
            <w:noProof/>
            <w:webHidden/>
          </w:rPr>
          <w:instrText xml:space="preserve"> PAGEREF _Toc88468813 \h </w:instrText>
        </w:r>
        <w:r w:rsidR="00032EA0">
          <w:rPr>
            <w:noProof/>
            <w:webHidden/>
          </w:rPr>
        </w:r>
        <w:r w:rsidR="00032EA0">
          <w:rPr>
            <w:noProof/>
            <w:webHidden/>
          </w:rPr>
          <w:fldChar w:fldCharType="separate"/>
        </w:r>
        <w:r w:rsidR="00032EA0">
          <w:rPr>
            <w:noProof/>
            <w:webHidden/>
          </w:rPr>
          <w:t>54</w:t>
        </w:r>
        <w:r w:rsidR="00032EA0">
          <w:rPr>
            <w:noProof/>
            <w:webHidden/>
          </w:rPr>
          <w:fldChar w:fldCharType="end"/>
        </w:r>
      </w:hyperlink>
    </w:p>
    <w:p w14:paraId="23F1B1C8" w14:textId="08217098" w:rsidR="00032EA0" w:rsidRDefault="00DF12E8">
      <w:pPr>
        <w:pStyle w:val="Abbildungsverzeichnis"/>
        <w:tabs>
          <w:tab w:val="right" w:leader="dot" w:pos="9062"/>
        </w:tabs>
        <w:rPr>
          <w:rFonts w:asciiTheme="minorHAnsi" w:eastAsiaTheme="minorEastAsia" w:hAnsiTheme="minorHAnsi"/>
          <w:noProof/>
          <w:lang w:eastAsia="de-CH"/>
        </w:rPr>
      </w:pPr>
      <w:hyperlink w:anchor="_Toc88468814" w:history="1">
        <w:r w:rsidR="00032EA0" w:rsidRPr="00E74C1B">
          <w:rPr>
            <w:rStyle w:val="Hyperlink"/>
            <w:noProof/>
          </w:rPr>
          <w:t>Tabelle 31: Glossar</w:t>
        </w:r>
        <w:r w:rsidR="00032EA0">
          <w:rPr>
            <w:noProof/>
            <w:webHidden/>
          </w:rPr>
          <w:tab/>
        </w:r>
        <w:r w:rsidR="00032EA0">
          <w:rPr>
            <w:noProof/>
            <w:webHidden/>
          </w:rPr>
          <w:fldChar w:fldCharType="begin"/>
        </w:r>
        <w:r w:rsidR="00032EA0">
          <w:rPr>
            <w:noProof/>
            <w:webHidden/>
          </w:rPr>
          <w:instrText xml:space="preserve"> PAGEREF _Toc88468814 \h </w:instrText>
        </w:r>
        <w:r w:rsidR="00032EA0">
          <w:rPr>
            <w:noProof/>
            <w:webHidden/>
          </w:rPr>
        </w:r>
        <w:r w:rsidR="00032EA0">
          <w:rPr>
            <w:noProof/>
            <w:webHidden/>
          </w:rPr>
          <w:fldChar w:fldCharType="separate"/>
        </w:r>
        <w:r w:rsidR="00032EA0">
          <w:rPr>
            <w:noProof/>
            <w:webHidden/>
          </w:rPr>
          <w:t>54</w:t>
        </w:r>
        <w:r w:rsidR="00032EA0">
          <w:rPr>
            <w:noProof/>
            <w:webHidden/>
          </w:rPr>
          <w:fldChar w:fldCharType="end"/>
        </w:r>
      </w:hyperlink>
    </w:p>
    <w:p w14:paraId="00E6EF95" w14:textId="0A3DF9A9" w:rsidR="00E35744" w:rsidRPr="00E35744" w:rsidRDefault="00E35744" w:rsidP="00E35744">
      <w:r>
        <w:fldChar w:fldCharType="end"/>
      </w:r>
    </w:p>
    <w:p w14:paraId="514B1A32" w14:textId="29F605D5" w:rsidR="00990F0F" w:rsidRDefault="00990F0F" w:rsidP="00990F0F">
      <w:pPr>
        <w:pStyle w:val="berschrift1"/>
      </w:pPr>
      <w:bookmarkStart w:id="278" w:name="_Toc88727896"/>
      <w:r>
        <w:t>Quellenverzeichnis</w:t>
      </w:r>
      <w:bookmarkEnd w:id="278"/>
    </w:p>
    <w:p w14:paraId="5E4A7B51" w14:textId="6A69C271" w:rsidR="0000706B" w:rsidRDefault="0000706B" w:rsidP="0000706B"/>
    <w:tbl>
      <w:tblPr>
        <w:tblStyle w:val="Tabellenraster"/>
        <w:tblW w:w="0" w:type="auto"/>
        <w:tblLook w:val="04A0" w:firstRow="1" w:lastRow="0" w:firstColumn="1" w:lastColumn="0" w:noHBand="0" w:noVBand="1"/>
        <w:tblDescription w:val="dfsf"/>
      </w:tblPr>
      <w:tblGrid>
        <w:gridCol w:w="1601"/>
        <w:gridCol w:w="7461"/>
      </w:tblGrid>
      <w:tr w:rsidR="0000706B" w14:paraId="3965334F" w14:textId="77777777" w:rsidTr="0000706B">
        <w:tc>
          <w:tcPr>
            <w:tcW w:w="1601" w:type="dxa"/>
            <w:shd w:val="clear" w:color="auto" w:fill="8EAADB" w:themeFill="accent1" w:themeFillTint="99"/>
          </w:tcPr>
          <w:p w14:paraId="432171E7" w14:textId="77777777" w:rsidR="0000706B" w:rsidRPr="00FE7C00" w:rsidRDefault="0000706B" w:rsidP="00AE5C9C">
            <w:pPr>
              <w:rPr>
                <w:b/>
                <w:bCs/>
              </w:rPr>
            </w:pPr>
            <w:r>
              <w:rPr>
                <w:b/>
                <w:bCs/>
              </w:rPr>
              <w:t>Begriff</w:t>
            </w:r>
          </w:p>
        </w:tc>
        <w:tc>
          <w:tcPr>
            <w:tcW w:w="7461" w:type="dxa"/>
            <w:shd w:val="clear" w:color="auto" w:fill="8EAADB" w:themeFill="accent1" w:themeFillTint="99"/>
          </w:tcPr>
          <w:p w14:paraId="751B7505" w14:textId="77777777" w:rsidR="0000706B" w:rsidRPr="00FE7C00" w:rsidRDefault="0000706B" w:rsidP="00AE5C9C">
            <w:pPr>
              <w:rPr>
                <w:b/>
                <w:bCs/>
              </w:rPr>
            </w:pPr>
            <w:r>
              <w:rPr>
                <w:b/>
                <w:bCs/>
              </w:rPr>
              <w:t>Quelle</w:t>
            </w:r>
          </w:p>
        </w:tc>
      </w:tr>
      <w:tr w:rsidR="0000706B" w14:paraId="078513BF" w14:textId="77777777" w:rsidTr="0000706B">
        <w:tc>
          <w:tcPr>
            <w:tcW w:w="1601" w:type="dxa"/>
          </w:tcPr>
          <w:p w14:paraId="7A6E2627" w14:textId="77777777" w:rsidR="0000706B" w:rsidRDefault="0000706B" w:rsidP="00AE5C9C">
            <w:pPr>
              <w:tabs>
                <w:tab w:val="right" w:pos="4315"/>
              </w:tabs>
            </w:pPr>
            <w:r>
              <w:t>Dokumentation Vorlage</w:t>
            </w:r>
          </w:p>
        </w:tc>
        <w:tc>
          <w:tcPr>
            <w:tcW w:w="7461" w:type="dxa"/>
          </w:tcPr>
          <w:p w14:paraId="6EBA98CE" w14:textId="77777777" w:rsidR="0000706B" w:rsidRDefault="0000706B" w:rsidP="00AE5C9C">
            <w:r>
              <w:t>Von Felix Imobersteg – ist auf Moodle verfügbar.</w:t>
            </w:r>
          </w:p>
        </w:tc>
      </w:tr>
      <w:tr w:rsidR="0000706B" w14:paraId="482D1FC4" w14:textId="77777777" w:rsidTr="0000706B">
        <w:tc>
          <w:tcPr>
            <w:tcW w:w="1601" w:type="dxa"/>
          </w:tcPr>
          <w:p w14:paraId="17533213" w14:textId="77777777" w:rsidR="0000706B" w:rsidRDefault="0000706B" w:rsidP="00AE5C9C">
            <w:r>
              <w:t>Vorlage für Konzepte</w:t>
            </w:r>
          </w:p>
        </w:tc>
        <w:tc>
          <w:tcPr>
            <w:tcW w:w="7461" w:type="dxa"/>
          </w:tcPr>
          <w:p w14:paraId="6DB4B268" w14:textId="77777777" w:rsidR="0000706B" w:rsidRDefault="0000706B" w:rsidP="00AE5C9C">
            <w:r>
              <w:rPr>
                <w:rFonts w:cs="Arial"/>
              </w:rPr>
              <w:t>Modul 431 und 143 – ist auf Moodle verfügbar.</w:t>
            </w:r>
          </w:p>
        </w:tc>
      </w:tr>
      <w:tr w:rsidR="0000706B" w14:paraId="09D80E3A" w14:textId="77777777" w:rsidTr="0000706B">
        <w:tc>
          <w:tcPr>
            <w:tcW w:w="1601" w:type="dxa"/>
          </w:tcPr>
          <w:p w14:paraId="06286FE8" w14:textId="77777777" w:rsidR="0000706B" w:rsidRDefault="0000706B" w:rsidP="00AE5C9C">
            <w:r>
              <w:t>Vorlage für Testkonzept</w:t>
            </w:r>
          </w:p>
        </w:tc>
        <w:tc>
          <w:tcPr>
            <w:tcW w:w="7461" w:type="dxa"/>
          </w:tcPr>
          <w:p w14:paraId="5859D89E" w14:textId="77777777" w:rsidR="0000706B" w:rsidRDefault="00DF12E8" w:rsidP="00AE5C9C">
            <w:pPr>
              <w:keepNext/>
            </w:pPr>
            <w:hyperlink r:id="rId56" w:history="1">
              <w:r w:rsidR="0000706B" w:rsidRPr="004578E1">
                <w:rPr>
                  <w:rStyle w:val="Hyperlink"/>
                  <w:rFonts w:cs="Arial"/>
                </w:rPr>
                <w:t>https://www.hermes.admin.ch/de/projektmanagement/verstehen/ergebnisse/testkonzept.html</w:t>
              </w:r>
            </w:hyperlink>
            <w:r w:rsidR="0000706B">
              <w:rPr>
                <w:rFonts w:cs="Arial"/>
              </w:rPr>
              <w:t>.</w:t>
            </w:r>
          </w:p>
        </w:tc>
      </w:tr>
      <w:tr w:rsidR="0000706B" w14:paraId="15B28859" w14:textId="77777777" w:rsidTr="0000706B">
        <w:tc>
          <w:tcPr>
            <w:tcW w:w="1601" w:type="dxa"/>
          </w:tcPr>
          <w:p w14:paraId="40A67EF8" w14:textId="77777777" w:rsidR="0000706B" w:rsidRDefault="0000706B" w:rsidP="00AE5C9C">
            <w:r>
              <w:rPr>
                <w:rFonts w:cs="Arial"/>
              </w:rPr>
              <w:t>SQL Curdate Funktion</w:t>
            </w:r>
            <w:r>
              <w:rPr>
                <w:rFonts w:cs="Arial"/>
              </w:rPr>
              <w:br/>
            </w:r>
          </w:p>
        </w:tc>
        <w:tc>
          <w:tcPr>
            <w:tcW w:w="7461" w:type="dxa"/>
          </w:tcPr>
          <w:p w14:paraId="4E61B6E7" w14:textId="77777777" w:rsidR="0000706B" w:rsidRDefault="00DF12E8" w:rsidP="00AE5C9C">
            <w:pPr>
              <w:keepNext/>
            </w:pPr>
            <w:hyperlink r:id="rId57" w:history="1">
              <w:r w:rsidR="0000706B" w:rsidRPr="00640251">
                <w:rPr>
                  <w:rStyle w:val="Hyperlink"/>
                  <w:rFonts w:cs="Arial"/>
                </w:rPr>
                <w:t>https://ubiq.co/database-blog/how-to-get-current-date-and-time-in-mysql/</w:t>
              </w:r>
            </w:hyperlink>
          </w:p>
        </w:tc>
      </w:tr>
      <w:tr w:rsidR="0000706B" w14:paraId="0033A440" w14:textId="77777777" w:rsidTr="0000706B">
        <w:tc>
          <w:tcPr>
            <w:tcW w:w="1601" w:type="dxa"/>
          </w:tcPr>
          <w:p w14:paraId="7D257C4B" w14:textId="77777777" w:rsidR="0000706B" w:rsidRDefault="0000706B" w:rsidP="00AE5C9C">
            <w:pPr>
              <w:rPr>
                <w:rFonts w:cs="Arial"/>
              </w:rPr>
            </w:pPr>
            <w:r>
              <w:rPr>
                <w:rFonts w:cs="Arial"/>
              </w:rPr>
              <w:t>PHP-Nachschlagewerk</w:t>
            </w:r>
          </w:p>
        </w:tc>
        <w:tc>
          <w:tcPr>
            <w:tcW w:w="7461" w:type="dxa"/>
          </w:tcPr>
          <w:p w14:paraId="221E51C5" w14:textId="77777777" w:rsidR="0000706B" w:rsidRDefault="0000706B" w:rsidP="00AE5C9C">
            <w:pPr>
              <w:keepNext/>
            </w:pPr>
            <w:r>
              <w:t>Ist als Buch auf moodle unter dem Modul 151 verfügbar.</w:t>
            </w:r>
          </w:p>
        </w:tc>
      </w:tr>
      <w:tr w:rsidR="0000706B" w14:paraId="40D19B56" w14:textId="77777777" w:rsidTr="0000706B">
        <w:tc>
          <w:tcPr>
            <w:tcW w:w="1601" w:type="dxa"/>
          </w:tcPr>
          <w:p w14:paraId="5830C8C5" w14:textId="77777777" w:rsidR="0000706B" w:rsidRDefault="0000706B" w:rsidP="00AE5C9C">
            <w:pPr>
              <w:rPr>
                <w:rFonts w:cs="Arial"/>
              </w:rPr>
            </w:pPr>
            <w:r>
              <w:rPr>
                <w:rFonts w:cs="Arial"/>
              </w:rPr>
              <w:t>Testfälle</w:t>
            </w:r>
          </w:p>
        </w:tc>
        <w:tc>
          <w:tcPr>
            <w:tcW w:w="7461" w:type="dxa"/>
          </w:tcPr>
          <w:p w14:paraId="62931D22" w14:textId="77777777" w:rsidR="0000706B" w:rsidRDefault="0000706B" w:rsidP="0000706B">
            <w:pPr>
              <w:keepNext/>
            </w:pPr>
            <w:r>
              <w:t>Betriebsinterne Dokumentvorlage</w:t>
            </w:r>
          </w:p>
        </w:tc>
      </w:tr>
    </w:tbl>
    <w:p w14:paraId="379F1010" w14:textId="22688995" w:rsidR="00990F0F" w:rsidRPr="00990F0F" w:rsidRDefault="0000706B" w:rsidP="0000706B">
      <w:pPr>
        <w:pStyle w:val="Beschriftung"/>
      </w:pPr>
      <w:bookmarkStart w:id="279" w:name="_Toc88468813"/>
      <w:r>
        <w:t xml:space="preserve">Tabelle </w:t>
      </w:r>
      <w:r w:rsidR="0034038F">
        <w:fldChar w:fldCharType="begin"/>
      </w:r>
      <w:r w:rsidR="0034038F">
        <w:instrText xml:space="preserve"> SEQ Tabelle \* ARABIC </w:instrText>
      </w:r>
      <w:r w:rsidR="0034038F">
        <w:fldChar w:fldCharType="separate"/>
      </w:r>
      <w:r w:rsidR="00E2796F">
        <w:rPr>
          <w:noProof/>
        </w:rPr>
        <w:t>36</w:t>
      </w:r>
      <w:r w:rsidR="0034038F">
        <w:rPr>
          <w:noProof/>
        </w:rPr>
        <w:fldChar w:fldCharType="end"/>
      </w:r>
      <w:r w:rsidR="00905E82">
        <w:t>: Quellenverzeichnis</w:t>
      </w:r>
      <w:bookmarkEnd w:id="279"/>
    </w:p>
    <w:p w14:paraId="5AEA44C7" w14:textId="77777777" w:rsidR="00990F0F" w:rsidRPr="00990F0F" w:rsidRDefault="00990F0F" w:rsidP="00990F0F"/>
    <w:p w14:paraId="492F2864" w14:textId="50CC6D5B" w:rsidR="002D715C" w:rsidRDefault="00990F0F" w:rsidP="002D715C">
      <w:pPr>
        <w:pStyle w:val="berschrift1"/>
      </w:pPr>
      <w:bookmarkStart w:id="280" w:name="_Toc88727897"/>
      <w:r>
        <w:t>Glossar</w:t>
      </w:r>
      <w:bookmarkEnd w:id="280"/>
    </w:p>
    <w:p w14:paraId="4D8C2C9A" w14:textId="1597E30B" w:rsidR="0000706B" w:rsidRDefault="0000706B" w:rsidP="0000706B"/>
    <w:tbl>
      <w:tblPr>
        <w:tblStyle w:val="Tabellenraster"/>
        <w:tblW w:w="0" w:type="auto"/>
        <w:tblLook w:val="04A0" w:firstRow="1" w:lastRow="0" w:firstColumn="1" w:lastColumn="0" w:noHBand="0" w:noVBand="1"/>
      </w:tblPr>
      <w:tblGrid>
        <w:gridCol w:w="4531"/>
        <w:gridCol w:w="4531"/>
      </w:tblGrid>
      <w:tr w:rsidR="0000706B" w:rsidRPr="00FE7C00" w14:paraId="1509EF2E" w14:textId="77777777" w:rsidTr="00AE5C9C">
        <w:tc>
          <w:tcPr>
            <w:tcW w:w="4531" w:type="dxa"/>
            <w:shd w:val="clear" w:color="auto" w:fill="8EAADB" w:themeFill="accent1" w:themeFillTint="99"/>
          </w:tcPr>
          <w:p w14:paraId="01813376" w14:textId="77777777" w:rsidR="0000706B" w:rsidRPr="00FE7C00" w:rsidRDefault="0000706B" w:rsidP="00AE5C9C">
            <w:pPr>
              <w:rPr>
                <w:b/>
                <w:bCs/>
              </w:rPr>
            </w:pPr>
            <w:r>
              <w:rPr>
                <w:b/>
                <w:bCs/>
              </w:rPr>
              <w:t>Begriff</w:t>
            </w:r>
          </w:p>
        </w:tc>
        <w:tc>
          <w:tcPr>
            <w:tcW w:w="4531" w:type="dxa"/>
            <w:shd w:val="clear" w:color="auto" w:fill="8EAADB" w:themeFill="accent1" w:themeFillTint="99"/>
          </w:tcPr>
          <w:p w14:paraId="549FE466" w14:textId="77777777" w:rsidR="0000706B" w:rsidRPr="00FE7C00" w:rsidRDefault="0000706B" w:rsidP="00AE5C9C">
            <w:pPr>
              <w:rPr>
                <w:b/>
                <w:bCs/>
              </w:rPr>
            </w:pPr>
            <w:r>
              <w:rPr>
                <w:b/>
                <w:bCs/>
              </w:rPr>
              <w:t>Bedeuting</w:t>
            </w:r>
          </w:p>
        </w:tc>
      </w:tr>
      <w:tr w:rsidR="0000706B" w14:paraId="5761FA75" w14:textId="77777777" w:rsidTr="00AE5C9C">
        <w:tc>
          <w:tcPr>
            <w:tcW w:w="4531" w:type="dxa"/>
          </w:tcPr>
          <w:p w14:paraId="392979A6" w14:textId="77777777" w:rsidR="0000706B" w:rsidRDefault="0000706B" w:rsidP="00AE5C9C">
            <w:pPr>
              <w:tabs>
                <w:tab w:val="right" w:pos="4315"/>
              </w:tabs>
            </w:pPr>
            <w:r>
              <w:t>LAMP-Server</w:t>
            </w:r>
            <w:r>
              <w:tab/>
            </w:r>
          </w:p>
        </w:tc>
        <w:tc>
          <w:tcPr>
            <w:tcW w:w="4531" w:type="dxa"/>
          </w:tcPr>
          <w:p w14:paraId="072CA927" w14:textId="77777777" w:rsidR="0000706B" w:rsidRDefault="0000706B" w:rsidP="00AE5C9C">
            <w:r>
              <w:t>Ein Server mit einem Linux-Betriebssystem,</w:t>
            </w:r>
            <w:r>
              <w:br/>
              <w:t>worauf Apache, MYSQL und PHP läuft.</w:t>
            </w:r>
          </w:p>
        </w:tc>
      </w:tr>
      <w:tr w:rsidR="0000706B" w14:paraId="5323E162" w14:textId="77777777" w:rsidTr="00AE5C9C">
        <w:tc>
          <w:tcPr>
            <w:tcW w:w="4531" w:type="dxa"/>
          </w:tcPr>
          <w:p w14:paraId="64D24AAB" w14:textId="77777777" w:rsidR="0000706B" w:rsidRDefault="0000706B" w:rsidP="00AE5C9C">
            <w:r>
              <w:t>TFBern</w:t>
            </w:r>
          </w:p>
        </w:tc>
        <w:tc>
          <w:tcPr>
            <w:tcW w:w="4531" w:type="dxa"/>
          </w:tcPr>
          <w:p w14:paraId="72877F19" w14:textId="77777777" w:rsidR="0000706B" w:rsidRDefault="0000706B" w:rsidP="00AE5C9C">
            <w:r>
              <w:t>Technische Fachschule Bern</w:t>
            </w:r>
          </w:p>
        </w:tc>
      </w:tr>
      <w:tr w:rsidR="0000706B" w14:paraId="3387567C" w14:textId="77777777" w:rsidTr="00AE5C9C">
        <w:tc>
          <w:tcPr>
            <w:tcW w:w="4531" w:type="dxa"/>
          </w:tcPr>
          <w:p w14:paraId="228A5DD2" w14:textId="77777777" w:rsidR="0000706B" w:rsidRDefault="0000706B" w:rsidP="00AE5C9C">
            <w:r>
              <w:t>IPA</w:t>
            </w:r>
          </w:p>
        </w:tc>
        <w:tc>
          <w:tcPr>
            <w:tcW w:w="4531" w:type="dxa"/>
          </w:tcPr>
          <w:p w14:paraId="313E0660" w14:textId="77777777" w:rsidR="0000706B" w:rsidRDefault="0000706B" w:rsidP="0000706B">
            <w:pPr>
              <w:keepNext/>
            </w:pPr>
            <w:r>
              <w:t>Individuelle Praktische Prüfung</w:t>
            </w:r>
          </w:p>
        </w:tc>
      </w:tr>
    </w:tbl>
    <w:p w14:paraId="7EEDE154" w14:textId="4958D527" w:rsidR="0000706B" w:rsidRPr="0000706B" w:rsidRDefault="0000706B" w:rsidP="0000706B">
      <w:pPr>
        <w:pStyle w:val="Beschriftung"/>
      </w:pPr>
      <w:bookmarkStart w:id="281" w:name="_Toc88468814"/>
      <w:r>
        <w:t xml:space="preserve">Tabelle </w:t>
      </w:r>
      <w:r w:rsidR="0034038F">
        <w:fldChar w:fldCharType="begin"/>
      </w:r>
      <w:r w:rsidR="0034038F">
        <w:instrText xml:space="preserve"> SEQ Tabelle \* ARABIC </w:instrText>
      </w:r>
      <w:r w:rsidR="0034038F">
        <w:fldChar w:fldCharType="separate"/>
      </w:r>
      <w:r w:rsidR="00E2796F">
        <w:rPr>
          <w:noProof/>
        </w:rPr>
        <w:t>37</w:t>
      </w:r>
      <w:r w:rsidR="0034038F">
        <w:rPr>
          <w:noProof/>
        </w:rPr>
        <w:fldChar w:fldCharType="end"/>
      </w:r>
      <w:r w:rsidR="00905E82">
        <w:t>: Glossar</w:t>
      </w:r>
      <w:bookmarkEnd w:id="281"/>
    </w:p>
    <w:p w14:paraId="059B8CE1" w14:textId="4B29336C" w:rsidR="00B800D5" w:rsidRDefault="00990F0F" w:rsidP="00990F0F">
      <w:pPr>
        <w:pStyle w:val="berschrift1"/>
      </w:pPr>
      <w:bookmarkStart w:id="282" w:name="_Toc88727898"/>
      <w:r>
        <w:t>Anhänge</w:t>
      </w:r>
      <w:bookmarkEnd w:id="282"/>
    </w:p>
    <w:p w14:paraId="0988F3B8" w14:textId="77777777" w:rsidR="00B800D5" w:rsidRPr="00B800D5" w:rsidRDefault="00B800D5" w:rsidP="00B800D5"/>
    <w:sectPr w:rsidR="00B800D5" w:rsidRPr="00B800D5" w:rsidSect="003F358E">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Therese" w:date="2021-11-25T13:43:00Z" w:initials="T">
    <w:p w14:paraId="5C06A409" w14:textId="2E9B05B6" w:rsidR="009D53B7" w:rsidRDefault="009D53B7">
      <w:pPr>
        <w:pStyle w:val="Kommentartext"/>
      </w:pPr>
      <w:r>
        <w:rPr>
          <w:rStyle w:val="Kommentarzeichen"/>
        </w:rPr>
        <w:annotationRef/>
      </w:r>
      <w:r>
        <w:t>mit</w:t>
      </w:r>
    </w:p>
  </w:comment>
  <w:comment w:id="7" w:author="Therese" w:date="2021-11-25T13:44:00Z" w:initials="T">
    <w:p w14:paraId="20A56FBC" w14:textId="40C922CA" w:rsidR="009D53B7" w:rsidRDefault="009D53B7">
      <w:pPr>
        <w:pStyle w:val="Kommentartext"/>
      </w:pPr>
      <w:r>
        <w:rPr>
          <w:rStyle w:val="Kommentarzeichen"/>
        </w:rPr>
        <w:annotationRef/>
      </w:r>
      <w:r>
        <w:t>in</w:t>
      </w:r>
    </w:p>
  </w:comment>
  <w:comment w:id="23" w:author="Therese" w:date="2021-11-25T13:52:00Z" w:initials="T">
    <w:p w14:paraId="737339A3" w14:textId="53953601" w:rsidR="00C86F9C" w:rsidRDefault="00C86F9C">
      <w:pPr>
        <w:pStyle w:val="Kommentartext"/>
      </w:pPr>
      <w:r>
        <w:rPr>
          <w:rStyle w:val="Kommentarzeichen"/>
        </w:rPr>
        <w:annotationRef/>
      </w:r>
      <w:r>
        <w:t>«schützenswert» klein schreiben? «erfassen» anstatt «</w:t>
      </w:r>
      <w:r>
        <w:t>umfassen»?</w:t>
      </w:r>
    </w:p>
  </w:comment>
  <w:comment w:id="25" w:author="Therese" w:date="2021-11-25T13:54:00Z" w:initials="T">
    <w:p w14:paraId="6C8D6018" w14:textId="587F928D" w:rsidR="00C86F9C" w:rsidRDefault="00C86F9C">
      <w:pPr>
        <w:pStyle w:val="Kommentartext"/>
      </w:pPr>
      <w:r>
        <w:rPr>
          <w:rStyle w:val="Kommentarzeichen"/>
        </w:rPr>
        <w:annotationRef/>
      </w:r>
      <w:r>
        <w:t>Fragezeichen ergänzt</w:t>
      </w:r>
    </w:p>
  </w:comment>
  <w:comment w:id="79" w:author="Therese" w:date="2021-11-25T14:09:00Z" w:initials="T">
    <w:p w14:paraId="3BCDCD44" w14:textId="13F21F11" w:rsidR="009717E2" w:rsidRDefault="009717E2">
      <w:pPr>
        <w:pStyle w:val="Kommentartext"/>
      </w:pPr>
      <w:r>
        <w:rPr>
          <w:rStyle w:val="Kommentarzeichen"/>
        </w:rPr>
        <w:annotationRef/>
      </w:r>
      <w:r>
        <w:t>Hier wollte ich «Im» einfügen und habe dabei irgendwas verstellt…</w:t>
      </w:r>
    </w:p>
  </w:comment>
  <w:comment w:id="118" w:author="Therese" w:date="2021-11-25T14:18:00Z" w:initials="T">
    <w:p w14:paraId="0DEBD22D" w14:textId="1FDA3FD6" w:rsidR="008E6BF7" w:rsidRDefault="008E6BF7">
      <w:pPr>
        <w:pStyle w:val="Kommentartext"/>
      </w:pPr>
      <w:r>
        <w:rPr>
          <w:rStyle w:val="Kommentarzeichen"/>
        </w:rPr>
        <w:annotationRef/>
      </w:r>
      <w:r>
        <w:t>Andere Schrift</w:t>
      </w:r>
    </w:p>
  </w:comment>
  <w:comment w:id="121" w:author="Therese" w:date="2021-11-25T14:20:00Z" w:initials="T">
    <w:p w14:paraId="48B53BC8" w14:textId="7CBC0579" w:rsidR="008E6BF7" w:rsidRDefault="008E6BF7">
      <w:pPr>
        <w:pStyle w:val="Kommentartext"/>
      </w:pPr>
      <w:r>
        <w:rPr>
          <w:rStyle w:val="Kommentarzeichen"/>
        </w:rPr>
        <w:annotationRef/>
      </w:r>
      <w:r>
        <w:t>Wort nicht fertig</w:t>
      </w:r>
    </w:p>
  </w:comment>
  <w:comment w:id="142" w:author="Therese" w:date="2021-11-25T14:26:00Z" w:initials="T">
    <w:p w14:paraId="61FCE8A5" w14:textId="51613A65" w:rsidR="00364779" w:rsidRDefault="00364779">
      <w:pPr>
        <w:pStyle w:val="Kommentartext"/>
      </w:pPr>
      <w:r>
        <w:rPr>
          <w:rStyle w:val="Kommentarzeichen"/>
        </w:rPr>
        <w:annotationRef/>
      </w:r>
      <w:r>
        <w:t>??</w:t>
      </w:r>
    </w:p>
  </w:comment>
  <w:comment w:id="183" w:author="Therese" w:date="2021-11-25T14:38:00Z" w:initials="T">
    <w:p w14:paraId="24CAB381" w14:textId="6D62EF36" w:rsidR="00516C6D" w:rsidRDefault="00516C6D">
      <w:pPr>
        <w:pStyle w:val="Kommentartext"/>
      </w:pPr>
      <w:r>
        <w:rPr>
          <w:rStyle w:val="Kommentarzeichen"/>
        </w:rPr>
        <w:annotationRef/>
      </w:r>
      <w:r>
        <w:t>Satz nicht fertig</w:t>
      </w:r>
    </w:p>
  </w:comment>
  <w:comment w:id="197" w:author="Therese" w:date="2021-11-25T14:41:00Z" w:initials="T">
    <w:p w14:paraId="0217ACAB" w14:textId="563EAA8E" w:rsidR="00516C6D" w:rsidRDefault="00516C6D">
      <w:pPr>
        <w:pStyle w:val="Kommentartext"/>
      </w:pPr>
      <w:r>
        <w:rPr>
          <w:rStyle w:val="Kommentarzeichen"/>
        </w:rPr>
        <w:annotationRef/>
      </w:r>
      <w:r>
        <w:t>Attainable?</w:t>
      </w:r>
    </w:p>
  </w:comment>
  <w:comment w:id="198" w:author="Therese" w:date="2021-11-25T14:41:00Z" w:initials="T">
    <w:p w14:paraId="3D21F46F" w14:textId="4C1C4ED9" w:rsidR="00516C6D" w:rsidRDefault="00516C6D">
      <w:pPr>
        <w:pStyle w:val="Kommentartext"/>
      </w:pPr>
      <w:r>
        <w:rPr>
          <w:rStyle w:val="Kommentarzeichen"/>
        </w:rPr>
        <w:annotationRef/>
      </w:r>
      <w:r>
        <w:t>Time-</w:t>
      </w:r>
      <w:r>
        <w:t>phased?</w:t>
      </w:r>
    </w:p>
  </w:comment>
  <w:comment w:id="235" w:author="Therese" w:date="2021-11-25T14:56:00Z" w:initials="T">
    <w:p w14:paraId="127AF3E5" w14:textId="76FAE8C3" w:rsidR="00787922" w:rsidRDefault="00787922">
      <w:pPr>
        <w:pStyle w:val="Kommentartext"/>
      </w:pPr>
      <w:r>
        <w:rPr>
          <w:rStyle w:val="Kommentarzeichen"/>
        </w:rPr>
        <w:annotationRef/>
      </w:r>
      <w:r>
        <w:t>Satz ist nicht fertig</w:t>
      </w:r>
    </w:p>
  </w:comment>
  <w:comment w:id="256" w:author="Therese" w:date="2021-11-25T14:59:00Z" w:initials="T">
    <w:p w14:paraId="50DA6349" w14:textId="24B21ED3" w:rsidR="00787922" w:rsidRDefault="00787922">
      <w:pPr>
        <w:pStyle w:val="Kommentartext"/>
      </w:pPr>
      <w:r>
        <w:rPr>
          <w:rStyle w:val="Kommentarzeichen"/>
        </w:rPr>
        <w:annotationRef/>
      </w:r>
      <w:r>
        <w:t>Satz ist nicht fertig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06A409" w15:done="0"/>
  <w15:commentEx w15:paraId="20A56FBC" w15:done="0"/>
  <w15:commentEx w15:paraId="737339A3" w15:done="0"/>
  <w15:commentEx w15:paraId="6C8D6018" w15:done="0"/>
  <w15:commentEx w15:paraId="3BCDCD44" w15:done="0"/>
  <w15:commentEx w15:paraId="0DEBD22D" w15:done="0"/>
  <w15:commentEx w15:paraId="48B53BC8" w15:done="0"/>
  <w15:commentEx w15:paraId="61FCE8A5" w15:done="0"/>
  <w15:commentEx w15:paraId="24CAB381" w15:done="0"/>
  <w15:commentEx w15:paraId="0217ACAB" w15:done="0"/>
  <w15:commentEx w15:paraId="3D21F46F" w15:done="0"/>
  <w15:commentEx w15:paraId="127AF3E5" w15:done="0"/>
  <w15:commentEx w15:paraId="50DA63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A1195" w16cex:dateUtc="2021-11-25T12:43:00Z"/>
  <w16cex:commentExtensible w16cex:durableId="254A11C5" w16cex:dateUtc="2021-11-25T12:44:00Z"/>
  <w16cex:commentExtensible w16cex:durableId="254A139B" w16cex:dateUtc="2021-11-25T12:52:00Z"/>
  <w16cex:commentExtensible w16cex:durableId="254A1428" w16cex:dateUtc="2021-11-25T12:54:00Z"/>
  <w16cex:commentExtensible w16cex:durableId="254A17B3" w16cex:dateUtc="2021-11-25T13:09:00Z"/>
  <w16cex:commentExtensible w16cex:durableId="254A19D0" w16cex:dateUtc="2021-11-25T13:18:00Z"/>
  <w16cex:commentExtensible w16cex:durableId="254A1A3F" w16cex:dateUtc="2021-11-25T13:20:00Z"/>
  <w16cex:commentExtensible w16cex:durableId="254A1BAE" w16cex:dateUtc="2021-11-25T13:26:00Z"/>
  <w16cex:commentExtensible w16cex:durableId="254A1E79" w16cex:dateUtc="2021-11-25T13:38:00Z"/>
  <w16cex:commentExtensible w16cex:durableId="254A1F13" w16cex:dateUtc="2021-11-25T13:41:00Z"/>
  <w16cex:commentExtensible w16cex:durableId="254A1F21" w16cex:dateUtc="2021-11-25T13:41:00Z"/>
  <w16cex:commentExtensible w16cex:durableId="254A22BA" w16cex:dateUtc="2021-11-25T13:56:00Z"/>
  <w16cex:commentExtensible w16cex:durableId="254A2357" w16cex:dateUtc="2021-11-25T1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06A409" w16cid:durableId="254A1195"/>
  <w16cid:commentId w16cid:paraId="20A56FBC" w16cid:durableId="254A11C5"/>
  <w16cid:commentId w16cid:paraId="737339A3" w16cid:durableId="254A139B"/>
  <w16cid:commentId w16cid:paraId="6C8D6018" w16cid:durableId="254A1428"/>
  <w16cid:commentId w16cid:paraId="3BCDCD44" w16cid:durableId="254A17B3"/>
  <w16cid:commentId w16cid:paraId="0DEBD22D" w16cid:durableId="254A19D0"/>
  <w16cid:commentId w16cid:paraId="48B53BC8" w16cid:durableId="254A1A3F"/>
  <w16cid:commentId w16cid:paraId="61FCE8A5" w16cid:durableId="254A1BAE"/>
  <w16cid:commentId w16cid:paraId="24CAB381" w16cid:durableId="254A1E79"/>
  <w16cid:commentId w16cid:paraId="0217ACAB" w16cid:durableId="254A1F13"/>
  <w16cid:commentId w16cid:paraId="3D21F46F" w16cid:durableId="254A1F21"/>
  <w16cid:commentId w16cid:paraId="127AF3E5" w16cid:durableId="254A22BA"/>
  <w16cid:commentId w16cid:paraId="50DA6349" w16cid:durableId="254A23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ED464" w14:textId="77777777" w:rsidR="00DF12E8" w:rsidRDefault="00DF12E8" w:rsidP="00050C92">
      <w:pPr>
        <w:spacing w:after="0" w:line="240" w:lineRule="auto"/>
      </w:pPr>
      <w:r>
        <w:separator/>
      </w:r>
    </w:p>
  </w:endnote>
  <w:endnote w:type="continuationSeparator" w:id="0">
    <w:p w14:paraId="4FBB469F" w14:textId="77777777" w:rsidR="00DF12E8" w:rsidRDefault="00DF12E8" w:rsidP="00050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684727"/>
      <w:docPartObj>
        <w:docPartGallery w:val="Page Numbers (Bottom of Page)"/>
        <w:docPartUnique/>
      </w:docPartObj>
    </w:sdtPr>
    <w:sdtEndPr>
      <w:rPr>
        <w:sz w:val="16"/>
        <w:szCs w:val="16"/>
      </w:rPr>
    </w:sdtEndPr>
    <w:sdtContent>
      <w:sdt>
        <w:sdtPr>
          <w:rPr>
            <w:sz w:val="16"/>
            <w:szCs w:val="16"/>
          </w:rPr>
          <w:id w:val="-1769616900"/>
          <w:docPartObj>
            <w:docPartGallery w:val="Page Numbers (Top of Page)"/>
            <w:docPartUnique/>
          </w:docPartObj>
        </w:sdtPr>
        <w:sdtEndPr/>
        <w:sdtContent>
          <w:p w14:paraId="34A06157" w14:textId="1582262E" w:rsidR="00D849BB" w:rsidRPr="000D5C49" w:rsidRDefault="00D849BB" w:rsidP="00304119">
            <w:pPr>
              <w:pStyle w:val="Fuzeile"/>
              <w:spacing w:line="360" w:lineRule="auto"/>
              <w:jc w:val="right"/>
              <w:rPr>
                <w:sz w:val="16"/>
                <w:szCs w:val="16"/>
              </w:rPr>
            </w:pPr>
          </w:p>
          <w:p w14:paraId="036E73C1" w14:textId="1582262E" w:rsidR="00304119" w:rsidRDefault="00F22BF8" w:rsidP="00304119">
            <w:pPr>
              <w:pStyle w:val="Fuzeile"/>
              <w:spacing w:line="360" w:lineRule="auto"/>
              <w:jc w:val="right"/>
              <w:rPr>
                <w:sz w:val="16"/>
                <w:szCs w:val="16"/>
              </w:rPr>
            </w:pPr>
            <w:r w:rsidRPr="000D5C49">
              <w:rPr>
                <w:sz w:val="16"/>
                <w:szCs w:val="16"/>
              </w:rPr>
              <w:t>Technische Fachschule Bern</w:t>
            </w:r>
            <w:r w:rsidR="00D849BB" w:rsidRPr="000D5C49">
              <w:rPr>
                <w:sz w:val="16"/>
                <w:szCs w:val="16"/>
              </w:rPr>
              <w:tab/>
            </w:r>
            <w:r w:rsidR="000D5C49" w:rsidRPr="000D5C49">
              <w:rPr>
                <w:sz w:val="16"/>
                <w:szCs w:val="16"/>
              </w:rPr>
              <w:t>Datenbank Web Applikation als Azure Cloud Docker Container</w:t>
            </w:r>
            <w:r w:rsidR="00D849BB" w:rsidRPr="000D5C49">
              <w:rPr>
                <w:sz w:val="16"/>
                <w:szCs w:val="16"/>
              </w:rPr>
              <w:tab/>
            </w:r>
            <w:r w:rsidRPr="000D5C49">
              <w:rPr>
                <w:sz w:val="16"/>
                <w:szCs w:val="16"/>
              </w:rPr>
              <w:t xml:space="preserve">Seite </w:t>
            </w:r>
            <w:r w:rsidR="00D849BB" w:rsidRPr="000D5C49">
              <w:rPr>
                <w:b/>
                <w:bCs/>
                <w:sz w:val="16"/>
                <w:szCs w:val="16"/>
              </w:rPr>
              <w:fldChar w:fldCharType="begin"/>
            </w:r>
            <w:r w:rsidR="00D849BB" w:rsidRPr="000D5C49">
              <w:rPr>
                <w:b/>
                <w:bCs/>
                <w:sz w:val="16"/>
                <w:szCs w:val="16"/>
              </w:rPr>
              <w:instrText>PAGE</w:instrText>
            </w:r>
            <w:r w:rsidR="00D849BB" w:rsidRPr="000D5C49">
              <w:rPr>
                <w:b/>
                <w:bCs/>
                <w:sz w:val="16"/>
                <w:szCs w:val="16"/>
              </w:rPr>
              <w:fldChar w:fldCharType="separate"/>
            </w:r>
            <w:r w:rsidR="00D849BB" w:rsidRPr="000D5C49">
              <w:rPr>
                <w:b/>
                <w:bCs/>
                <w:sz w:val="16"/>
                <w:szCs w:val="16"/>
                <w:lang w:val="de-DE"/>
              </w:rPr>
              <w:t>2</w:t>
            </w:r>
            <w:r w:rsidR="00D849BB" w:rsidRPr="000D5C49">
              <w:rPr>
                <w:b/>
                <w:bCs/>
                <w:sz w:val="16"/>
                <w:szCs w:val="16"/>
              </w:rPr>
              <w:fldChar w:fldCharType="end"/>
            </w:r>
            <w:r w:rsidR="00D849BB" w:rsidRPr="000D5C49">
              <w:rPr>
                <w:sz w:val="16"/>
                <w:szCs w:val="16"/>
                <w:lang w:val="de-DE"/>
              </w:rPr>
              <w:t xml:space="preserve"> </w:t>
            </w:r>
            <w:r w:rsidRPr="000D5C49">
              <w:rPr>
                <w:sz w:val="16"/>
                <w:szCs w:val="16"/>
                <w:lang w:val="de-DE"/>
              </w:rPr>
              <w:t>von</w:t>
            </w:r>
            <w:r w:rsidR="00D849BB" w:rsidRPr="000D5C49">
              <w:rPr>
                <w:sz w:val="16"/>
                <w:szCs w:val="16"/>
                <w:lang w:val="de-DE"/>
              </w:rPr>
              <w:t xml:space="preserve"> </w:t>
            </w:r>
            <w:r w:rsidR="00D849BB" w:rsidRPr="000D5C49">
              <w:rPr>
                <w:b/>
                <w:bCs/>
                <w:sz w:val="16"/>
                <w:szCs w:val="16"/>
              </w:rPr>
              <w:fldChar w:fldCharType="begin"/>
            </w:r>
            <w:r w:rsidR="00D849BB" w:rsidRPr="000D5C49">
              <w:rPr>
                <w:b/>
                <w:bCs/>
                <w:sz w:val="16"/>
                <w:szCs w:val="16"/>
              </w:rPr>
              <w:instrText>NUMPAGES</w:instrText>
            </w:r>
            <w:r w:rsidR="00D849BB" w:rsidRPr="000D5C49">
              <w:rPr>
                <w:b/>
                <w:bCs/>
                <w:sz w:val="16"/>
                <w:szCs w:val="16"/>
              </w:rPr>
              <w:fldChar w:fldCharType="separate"/>
            </w:r>
            <w:r w:rsidR="00D849BB" w:rsidRPr="000D5C49">
              <w:rPr>
                <w:b/>
                <w:bCs/>
                <w:sz w:val="16"/>
                <w:szCs w:val="16"/>
                <w:lang w:val="de-DE"/>
              </w:rPr>
              <w:t>2</w:t>
            </w:r>
            <w:r w:rsidR="00D849BB" w:rsidRPr="000D5C49">
              <w:rPr>
                <w:b/>
                <w:bCs/>
                <w:sz w:val="16"/>
                <w:szCs w:val="16"/>
              </w:rPr>
              <w:fldChar w:fldCharType="end"/>
            </w:r>
          </w:p>
        </w:sdtContent>
      </w:sdt>
    </w:sdtContent>
  </w:sdt>
  <w:p w14:paraId="3EB3853B" w14:textId="7F2B200E" w:rsidR="00D849BB" w:rsidRPr="000D5C49" w:rsidRDefault="000D5C49" w:rsidP="00304119">
    <w:pPr>
      <w:pStyle w:val="Fuzeile"/>
      <w:spacing w:line="360" w:lineRule="auto"/>
      <w:jc w:val="right"/>
      <w:rPr>
        <w:sz w:val="16"/>
        <w:szCs w:val="16"/>
      </w:rPr>
    </w:pPr>
    <w:r>
      <w:rPr>
        <w:sz w:val="16"/>
        <w:szCs w:val="16"/>
      </w:rPr>
      <w:t xml:space="preserve">Michael Schmid </w:t>
    </w:r>
    <w:r w:rsidR="00304119">
      <w:rPr>
        <w:sz w:val="16"/>
        <w:szCs w:val="16"/>
      </w:rPr>
      <w:tab/>
    </w:r>
    <w:r w:rsidR="00F70952">
      <w:rPr>
        <w:sz w:val="16"/>
        <w:szCs w:val="16"/>
      </w:rPr>
      <w:t>20.11.2021</w:t>
    </w:r>
    <w:r>
      <w:rPr>
        <w:sz w:val="16"/>
        <w:szCs w:val="16"/>
      </w:rPr>
      <w:tab/>
      <w:t xml:space="preserve">Version </w:t>
    </w:r>
    <w:r w:rsidR="00304119">
      <w:rPr>
        <w:sz w:val="16"/>
        <w:szCs w:val="16"/>
      </w:rPr>
      <w:t>0.0</w:t>
    </w:r>
    <w:r>
      <w:rPr>
        <w:sz w:val="16"/>
        <w:szCs w:val="16"/>
      </w:rPr>
      <w:t xml:space="preserve"> </w:t>
    </w:r>
    <w:r>
      <w:rPr>
        <w:sz w:val="16"/>
        <w:szCs w:val="16"/>
      </w:rPr>
      <w:tab/>
    </w:r>
    <w:r w:rsidRPr="000D5C49">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CEAD0" w14:textId="77777777" w:rsidR="00DF12E8" w:rsidRDefault="00DF12E8" w:rsidP="00050C92">
      <w:pPr>
        <w:spacing w:after="0" w:line="240" w:lineRule="auto"/>
      </w:pPr>
      <w:r>
        <w:separator/>
      </w:r>
    </w:p>
  </w:footnote>
  <w:footnote w:type="continuationSeparator" w:id="0">
    <w:p w14:paraId="5DC88AA0" w14:textId="77777777" w:rsidR="00DF12E8" w:rsidRDefault="00DF12E8" w:rsidP="00050C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E92A3" w14:textId="7A58B7BE" w:rsidR="00050C92" w:rsidRDefault="00050C92">
    <w:pPr>
      <w:pStyle w:val="Kopfzeile"/>
    </w:pPr>
    <w:r>
      <w:rPr>
        <w:noProof/>
      </w:rPr>
      <w:drawing>
        <wp:anchor distT="0" distB="0" distL="114300" distR="114300" simplePos="0" relativeHeight="251658240" behindDoc="0" locked="0" layoutInCell="1" allowOverlap="1" wp14:anchorId="595C74AB" wp14:editId="4077B71B">
          <wp:simplePos x="0" y="0"/>
          <wp:positionH relativeFrom="column">
            <wp:posOffset>-128633</wp:posOffset>
          </wp:positionH>
          <wp:positionV relativeFrom="paragraph">
            <wp:posOffset>-173809</wp:posOffset>
          </wp:positionV>
          <wp:extent cx="5760720" cy="836930"/>
          <wp:effectExtent l="0" t="0" r="0" b="1270"/>
          <wp:wrapThrough wrapText="bothSides">
            <wp:wrapPolygon edited="0">
              <wp:start x="0" y="0"/>
              <wp:lineTo x="0" y="21141"/>
              <wp:lineTo x="21500" y="21141"/>
              <wp:lineTo x="21500" y="0"/>
              <wp:lineTo x="0" y="0"/>
            </wp:wrapPolygon>
          </wp:wrapThrough>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836930"/>
                  </a:xfrm>
                  <a:prstGeom prst="rect">
                    <a:avLst/>
                  </a:prstGeom>
                </pic:spPr>
              </pic:pic>
            </a:graphicData>
          </a:graphic>
          <wp14:sizeRelH relativeFrom="margin">
            <wp14:pctWidth>0</wp14:pctWidth>
          </wp14:sizeRelH>
          <wp14:sizeRelV relativeFrom="margin">
            <wp14:pctHeight>0</wp14:pctHeight>
          </wp14:sizeRelV>
        </wp:anchor>
      </w:drawing>
    </w:r>
    <w:r w:rsidR="00F22BF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F5A"/>
    <w:multiLevelType w:val="hybridMultilevel"/>
    <w:tmpl w:val="C92C44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7586B94"/>
    <w:multiLevelType w:val="multilevel"/>
    <w:tmpl w:val="D2161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B22514"/>
    <w:multiLevelType w:val="hybridMultilevel"/>
    <w:tmpl w:val="5FC0D9C6"/>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3" w15:restartNumberingAfterBreak="0">
    <w:nsid w:val="104B459C"/>
    <w:multiLevelType w:val="hybridMultilevel"/>
    <w:tmpl w:val="8A648A60"/>
    <w:lvl w:ilvl="0" w:tplc="08070001">
      <w:start w:val="1"/>
      <w:numFmt w:val="bullet"/>
      <w:lvlText w:val=""/>
      <w:lvlJc w:val="left"/>
      <w:pPr>
        <w:ind w:left="1512" w:hanging="360"/>
      </w:pPr>
      <w:rPr>
        <w:rFonts w:ascii="Symbol" w:hAnsi="Symbol" w:hint="default"/>
      </w:rPr>
    </w:lvl>
    <w:lvl w:ilvl="1" w:tplc="08070003" w:tentative="1">
      <w:start w:val="1"/>
      <w:numFmt w:val="bullet"/>
      <w:lvlText w:val="o"/>
      <w:lvlJc w:val="left"/>
      <w:pPr>
        <w:ind w:left="2232" w:hanging="360"/>
      </w:pPr>
      <w:rPr>
        <w:rFonts w:ascii="Courier New" w:hAnsi="Courier New" w:cs="Courier New" w:hint="default"/>
      </w:rPr>
    </w:lvl>
    <w:lvl w:ilvl="2" w:tplc="08070005" w:tentative="1">
      <w:start w:val="1"/>
      <w:numFmt w:val="bullet"/>
      <w:lvlText w:val=""/>
      <w:lvlJc w:val="left"/>
      <w:pPr>
        <w:ind w:left="2952" w:hanging="360"/>
      </w:pPr>
      <w:rPr>
        <w:rFonts w:ascii="Wingdings" w:hAnsi="Wingdings" w:hint="default"/>
      </w:rPr>
    </w:lvl>
    <w:lvl w:ilvl="3" w:tplc="08070001" w:tentative="1">
      <w:start w:val="1"/>
      <w:numFmt w:val="bullet"/>
      <w:lvlText w:val=""/>
      <w:lvlJc w:val="left"/>
      <w:pPr>
        <w:ind w:left="3672" w:hanging="360"/>
      </w:pPr>
      <w:rPr>
        <w:rFonts w:ascii="Symbol" w:hAnsi="Symbol" w:hint="default"/>
      </w:rPr>
    </w:lvl>
    <w:lvl w:ilvl="4" w:tplc="08070003" w:tentative="1">
      <w:start w:val="1"/>
      <w:numFmt w:val="bullet"/>
      <w:lvlText w:val="o"/>
      <w:lvlJc w:val="left"/>
      <w:pPr>
        <w:ind w:left="4392" w:hanging="360"/>
      </w:pPr>
      <w:rPr>
        <w:rFonts w:ascii="Courier New" w:hAnsi="Courier New" w:cs="Courier New" w:hint="default"/>
      </w:rPr>
    </w:lvl>
    <w:lvl w:ilvl="5" w:tplc="08070005" w:tentative="1">
      <w:start w:val="1"/>
      <w:numFmt w:val="bullet"/>
      <w:lvlText w:val=""/>
      <w:lvlJc w:val="left"/>
      <w:pPr>
        <w:ind w:left="5112" w:hanging="360"/>
      </w:pPr>
      <w:rPr>
        <w:rFonts w:ascii="Wingdings" w:hAnsi="Wingdings" w:hint="default"/>
      </w:rPr>
    </w:lvl>
    <w:lvl w:ilvl="6" w:tplc="08070001" w:tentative="1">
      <w:start w:val="1"/>
      <w:numFmt w:val="bullet"/>
      <w:lvlText w:val=""/>
      <w:lvlJc w:val="left"/>
      <w:pPr>
        <w:ind w:left="5832" w:hanging="360"/>
      </w:pPr>
      <w:rPr>
        <w:rFonts w:ascii="Symbol" w:hAnsi="Symbol" w:hint="default"/>
      </w:rPr>
    </w:lvl>
    <w:lvl w:ilvl="7" w:tplc="08070003" w:tentative="1">
      <w:start w:val="1"/>
      <w:numFmt w:val="bullet"/>
      <w:lvlText w:val="o"/>
      <w:lvlJc w:val="left"/>
      <w:pPr>
        <w:ind w:left="6552" w:hanging="360"/>
      </w:pPr>
      <w:rPr>
        <w:rFonts w:ascii="Courier New" w:hAnsi="Courier New" w:cs="Courier New" w:hint="default"/>
      </w:rPr>
    </w:lvl>
    <w:lvl w:ilvl="8" w:tplc="08070005" w:tentative="1">
      <w:start w:val="1"/>
      <w:numFmt w:val="bullet"/>
      <w:lvlText w:val=""/>
      <w:lvlJc w:val="left"/>
      <w:pPr>
        <w:ind w:left="7272" w:hanging="360"/>
      </w:pPr>
      <w:rPr>
        <w:rFonts w:ascii="Wingdings" w:hAnsi="Wingdings" w:hint="default"/>
      </w:rPr>
    </w:lvl>
  </w:abstractNum>
  <w:abstractNum w:abstractNumId="4" w15:restartNumberingAfterBreak="0">
    <w:nsid w:val="12E1714F"/>
    <w:multiLevelType w:val="multilevel"/>
    <w:tmpl w:val="5000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0C64B3"/>
    <w:multiLevelType w:val="hybridMultilevel"/>
    <w:tmpl w:val="EB2EE4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C9773C5"/>
    <w:multiLevelType w:val="hybridMultilevel"/>
    <w:tmpl w:val="864CB07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7" w15:restartNumberingAfterBreak="0">
    <w:nsid w:val="2541751C"/>
    <w:multiLevelType w:val="hybridMultilevel"/>
    <w:tmpl w:val="E93A0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8C53A41"/>
    <w:multiLevelType w:val="hybridMultilevel"/>
    <w:tmpl w:val="190AED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47DC1"/>
    <w:multiLevelType w:val="hybridMultilevel"/>
    <w:tmpl w:val="73C818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08135F"/>
    <w:multiLevelType w:val="hybridMultilevel"/>
    <w:tmpl w:val="BF54B0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F980595"/>
    <w:multiLevelType w:val="hybridMultilevel"/>
    <w:tmpl w:val="C046E9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6604E84"/>
    <w:multiLevelType w:val="hybridMultilevel"/>
    <w:tmpl w:val="835247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23C3BA8"/>
    <w:multiLevelType w:val="hybridMultilevel"/>
    <w:tmpl w:val="D0B0B0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6A15849"/>
    <w:multiLevelType w:val="multilevel"/>
    <w:tmpl w:val="BA0E3EF0"/>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72340A8"/>
    <w:multiLevelType w:val="hybridMultilevel"/>
    <w:tmpl w:val="5B4C105C"/>
    <w:lvl w:ilvl="0" w:tplc="08070001">
      <w:start w:val="1"/>
      <w:numFmt w:val="bullet"/>
      <w:lvlText w:val=""/>
      <w:lvlJc w:val="left"/>
      <w:pPr>
        <w:ind w:left="1440" w:hanging="360"/>
      </w:pPr>
      <w:rPr>
        <w:rFonts w:ascii="Symbol" w:hAnsi="Symbol" w:hint="default"/>
      </w:rPr>
    </w:lvl>
    <w:lvl w:ilvl="1" w:tplc="08070003">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6" w15:restartNumberingAfterBreak="0">
    <w:nsid w:val="47350002"/>
    <w:multiLevelType w:val="hybridMultilevel"/>
    <w:tmpl w:val="0088B5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8121FB1"/>
    <w:multiLevelType w:val="hybridMultilevel"/>
    <w:tmpl w:val="F8D23388"/>
    <w:lvl w:ilvl="0" w:tplc="3B78CB6C">
      <w:start w:val="46"/>
      <w:numFmt w:val="bullet"/>
      <w:lvlText w:val="-"/>
      <w:lvlJc w:val="left"/>
      <w:pPr>
        <w:ind w:left="720" w:hanging="360"/>
      </w:pPr>
      <w:rPr>
        <w:rFonts w:ascii="Arial" w:eastAsia="Calibri" w:hAnsi="Arial" w:cs="Arial" w:hint="default"/>
      </w:rPr>
    </w:lvl>
    <w:lvl w:ilvl="1" w:tplc="A1EA1FBE">
      <w:start w:val="1"/>
      <w:numFmt w:val="bullet"/>
      <w:lvlText w:val="o"/>
      <w:lvlJc w:val="left"/>
      <w:pPr>
        <w:ind w:left="1440" w:hanging="360"/>
      </w:pPr>
      <w:rPr>
        <w:rFonts w:ascii="Courier New" w:hAnsi="Courier New" w:cs="Courier New" w:hint="default"/>
      </w:rPr>
    </w:lvl>
    <w:lvl w:ilvl="2" w:tplc="37620596">
      <w:start w:val="1"/>
      <w:numFmt w:val="bullet"/>
      <w:lvlText w:val=""/>
      <w:lvlJc w:val="left"/>
      <w:pPr>
        <w:ind w:left="2160" w:hanging="360"/>
      </w:pPr>
      <w:rPr>
        <w:rFonts w:ascii="Wingdings" w:hAnsi="Wingdings" w:hint="default"/>
      </w:rPr>
    </w:lvl>
    <w:lvl w:ilvl="3" w:tplc="AE70AC16">
      <w:start w:val="1"/>
      <w:numFmt w:val="bullet"/>
      <w:lvlText w:val=""/>
      <w:lvlJc w:val="left"/>
      <w:pPr>
        <w:ind w:left="2880" w:hanging="360"/>
      </w:pPr>
      <w:rPr>
        <w:rFonts w:ascii="Symbol" w:hAnsi="Symbol" w:hint="default"/>
      </w:rPr>
    </w:lvl>
    <w:lvl w:ilvl="4" w:tplc="5B623096">
      <w:start w:val="1"/>
      <w:numFmt w:val="bullet"/>
      <w:lvlText w:val="o"/>
      <w:lvlJc w:val="left"/>
      <w:pPr>
        <w:ind w:left="3600" w:hanging="360"/>
      </w:pPr>
      <w:rPr>
        <w:rFonts w:ascii="Courier New" w:hAnsi="Courier New" w:cs="Courier New" w:hint="default"/>
      </w:rPr>
    </w:lvl>
    <w:lvl w:ilvl="5" w:tplc="6FA80900">
      <w:start w:val="1"/>
      <w:numFmt w:val="bullet"/>
      <w:lvlText w:val=""/>
      <w:lvlJc w:val="left"/>
      <w:pPr>
        <w:ind w:left="4320" w:hanging="360"/>
      </w:pPr>
      <w:rPr>
        <w:rFonts w:ascii="Wingdings" w:hAnsi="Wingdings" w:hint="default"/>
      </w:rPr>
    </w:lvl>
    <w:lvl w:ilvl="6" w:tplc="92321B2A">
      <w:start w:val="1"/>
      <w:numFmt w:val="bullet"/>
      <w:lvlText w:val=""/>
      <w:lvlJc w:val="left"/>
      <w:pPr>
        <w:ind w:left="5040" w:hanging="360"/>
      </w:pPr>
      <w:rPr>
        <w:rFonts w:ascii="Symbol" w:hAnsi="Symbol" w:hint="default"/>
      </w:rPr>
    </w:lvl>
    <w:lvl w:ilvl="7" w:tplc="920418E2">
      <w:start w:val="1"/>
      <w:numFmt w:val="bullet"/>
      <w:lvlText w:val="o"/>
      <w:lvlJc w:val="left"/>
      <w:pPr>
        <w:ind w:left="5760" w:hanging="360"/>
      </w:pPr>
      <w:rPr>
        <w:rFonts w:ascii="Courier New" w:hAnsi="Courier New" w:cs="Courier New" w:hint="default"/>
      </w:rPr>
    </w:lvl>
    <w:lvl w:ilvl="8" w:tplc="1CA64CC6">
      <w:start w:val="1"/>
      <w:numFmt w:val="bullet"/>
      <w:lvlText w:val=""/>
      <w:lvlJc w:val="left"/>
      <w:pPr>
        <w:ind w:left="6480" w:hanging="360"/>
      </w:pPr>
      <w:rPr>
        <w:rFonts w:ascii="Wingdings" w:hAnsi="Wingdings" w:hint="default"/>
      </w:rPr>
    </w:lvl>
  </w:abstractNum>
  <w:abstractNum w:abstractNumId="18" w15:restartNumberingAfterBreak="0">
    <w:nsid w:val="4D5B5859"/>
    <w:multiLevelType w:val="hybridMultilevel"/>
    <w:tmpl w:val="2FB21E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EE57CCC"/>
    <w:multiLevelType w:val="hybridMultilevel"/>
    <w:tmpl w:val="DB26E6E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1992F99"/>
    <w:multiLevelType w:val="hybridMultilevel"/>
    <w:tmpl w:val="8654E7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F690A7B"/>
    <w:multiLevelType w:val="hybridMultilevel"/>
    <w:tmpl w:val="A3EC16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55F4955"/>
    <w:multiLevelType w:val="multilevel"/>
    <w:tmpl w:val="C45C952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58C063F"/>
    <w:multiLevelType w:val="hybridMultilevel"/>
    <w:tmpl w:val="B62675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D715821"/>
    <w:multiLevelType w:val="hybridMultilevel"/>
    <w:tmpl w:val="5E08C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74B5C4F"/>
    <w:multiLevelType w:val="hybridMultilevel"/>
    <w:tmpl w:val="2E5AACC2"/>
    <w:lvl w:ilvl="0" w:tplc="4DF8B062">
      <w:start w:val="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76E79D3"/>
    <w:multiLevelType w:val="hybridMultilevel"/>
    <w:tmpl w:val="11EC0B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C082285"/>
    <w:multiLevelType w:val="hybridMultilevel"/>
    <w:tmpl w:val="2300FC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F263099"/>
    <w:multiLevelType w:val="hybridMultilevel"/>
    <w:tmpl w:val="5ABA1B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26"/>
  </w:num>
  <w:num w:numId="3">
    <w:abstractNumId w:val="2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2"/>
  </w:num>
  <w:num w:numId="7">
    <w:abstractNumId w:val="15"/>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1"/>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23"/>
  </w:num>
  <w:num w:numId="15">
    <w:abstractNumId w:val="28"/>
  </w:num>
  <w:num w:numId="16">
    <w:abstractNumId w:val="13"/>
  </w:num>
  <w:num w:numId="17">
    <w:abstractNumId w:val="20"/>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9"/>
  </w:num>
  <w:num w:numId="21">
    <w:abstractNumId w:val="3"/>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num>
  <w:num w:numId="24">
    <w:abstractNumId w:val="5"/>
  </w:num>
  <w:num w:numId="25">
    <w:abstractNumId w:val="16"/>
  </w:num>
  <w:num w:numId="26">
    <w:abstractNumId w:val="18"/>
  </w:num>
  <w:num w:numId="27">
    <w:abstractNumId w:val="11"/>
  </w:num>
  <w:num w:numId="28">
    <w:abstractNumId w:val="2"/>
  </w:num>
  <w:num w:numId="29">
    <w:abstractNumId w:val="9"/>
  </w:num>
  <w:num w:numId="30">
    <w:abstractNumId w:val="8"/>
  </w:num>
  <w:num w:numId="31">
    <w:abstractNumId w:val="7"/>
  </w:num>
  <w:num w:numId="32">
    <w:abstractNumId w:val="22"/>
  </w:num>
  <w:num w:numId="33">
    <w:abstractNumId w:val="0"/>
  </w:num>
  <w:num w:numId="34">
    <w:abstractNumId w:val="10"/>
  </w:num>
  <w:num w:numId="35">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erese">
    <w15:presenceInfo w15:providerId="None" w15:userId="There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isplayBackgroundShape/>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57C"/>
    <w:rsid w:val="000001CF"/>
    <w:rsid w:val="00000CC2"/>
    <w:rsid w:val="000014D0"/>
    <w:rsid w:val="00001B51"/>
    <w:rsid w:val="000040CC"/>
    <w:rsid w:val="0000418C"/>
    <w:rsid w:val="00004888"/>
    <w:rsid w:val="000057D7"/>
    <w:rsid w:val="0000706B"/>
    <w:rsid w:val="000074A5"/>
    <w:rsid w:val="0001022B"/>
    <w:rsid w:val="00013A31"/>
    <w:rsid w:val="00013CB2"/>
    <w:rsid w:val="000155C2"/>
    <w:rsid w:val="0001716D"/>
    <w:rsid w:val="000201F5"/>
    <w:rsid w:val="00021A88"/>
    <w:rsid w:val="0002204B"/>
    <w:rsid w:val="00022528"/>
    <w:rsid w:val="00024774"/>
    <w:rsid w:val="000248FB"/>
    <w:rsid w:val="00026B37"/>
    <w:rsid w:val="00027AD6"/>
    <w:rsid w:val="00027E79"/>
    <w:rsid w:val="0003137F"/>
    <w:rsid w:val="00031CDB"/>
    <w:rsid w:val="00032EA0"/>
    <w:rsid w:val="00034601"/>
    <w:rsid w:val="00034CA7"/>
    <w:rsid w:val="000354AF"/>
    <w:rsid w:val="00035CD1"/>
    <w:rsid w:val="000411D6"/>
    <w:rsid w:val="000423C4"/>
    <w:rsid w:val="0004288E"/>
    <w:rsid w:val="00042B35"/>
    <w:rsid w:val="000432FF"/>
    <w:rsid w:val="00046086"/>
    <w:rsid w:val="00046ED2"/>
    <w:rsid w:val="00047DF7"/>
    <w:rsid w:val="0005095C"/>
    <w:rsid w:val="00050C92"/>
    <w:rsid w:val="00050F6A"/>
    <w:rsid w:val="0005329F"/>
    <w:rsid w:val="00054933"/>
    <w:rsid w:val="000560CF"/>
    <w:rsid w:val="00057501"/>
    <w:rsid w:val="00060158"/>
    <w:rsid w:val="0006076E"/>
    <w:rsid w:val="00060A02"/>
    <w:rsid w:val="00060C3E"/>
    <w:rsid w:val="000631B7"/>
    <w:rsid w:val="00063633"/>
    <w:rsid w:val="000639ED"/>
    <w:rsid w:val="00063EA1"/>
    <w:rsid w:val="00063EF2"/>
    <w:rsid w:val="00067348"/>
    <w:rsid w:val="00067C18"/>
    <w:rsid w:val="0007335A"/>
    <w:rsid w:val="00073D15"/>
    <w:rsid w:val="00074BA4"/>
    <w:rsid w:val="00076412"/>
    <w:rsid w:val="000768C6"/>
    <w:rsid w:val="000768CC"/>
    <w:rsid w:val="000776FC"/>
    <w:rsid w:val="000779E2"/>
    <w:rsid w:val="0008060B"/>
    <w:rsid w:val="0008068B"/>
    <w:rsid w:val="00080893"/>
    <w:rsid w:val="0008420F"/>
    <w:rsid w:val="00084C64"/>
    <w:rsid w:val="00085F4E"/>
    <w:rsid w:val="00085F56"/>
    <w:rsid w:val="00086399"/>
    <w:rsid w:val="00087BDB"/>
    <w:rsid w:val="000912A2"/>
    <w:rsid w:val="00091EFB"/>
    <w:rsid w:val="00092A7F"/>
    <w:rsid w:val="00094755"/>
    <w:rsid w:val="00095A8D"/>
    <w:rsid w:val="00096557"/>
    <w:rsid w:val="0009772A"/>
    <w:rsid w:val="000A08AD"/>
    <w:rsid w:val="000A1E7C"/>
    <w:rsid w:val="000A25C8"/>
    <w:rsid w:val="000A2C24"/>
    <w:rsid w:val="000A34B8"/>
    <w:rsid w:val="000A3A18"/>
    <w:rsid w:val="000A52E8"/>
    <w:rsid w:val="000A68F1"/>
    <w:rsid w:val="000A6F35"/>
    <w:rsid w:val="000A7558"/>
    <w:rsid w:val="000B0DEB"/>
    <w:rsid w:val="000B10A4"/>
    <w:rsid w:val="000B1DAE"/>
    <w:rsid w:val="000B3C4F"/>
    <w:rsid w:val="000B4A2B"/>
    <w:rsid w:val="000B4EA4"/>
    <w:rsid w:val="000B50C8"/>
    <w:rsid w:val="000C07CB"/>
    <w:rsid w:val="000C09AB"/>
    <w:rsid w:val="000C1763"/>
    <w:rsid w:val="000C27D2"/>
    <w:rsid w:val="000C301A"/>
    <w:rsid w:val="000C33AC"/>
    <w:rsid w:val="000C3420"/>
    <w:rsid w:val="000C4B19"/>
    <w:rsid w:val="000C7013"/>
    <w:rsid w:val="000D01AE"/>
    <w:rsid w:val="000D1950"/>
    <w:rsid w:val="000D22F6"/>
    <w:rsid w:val="000D3513"/>
    <w:rsid w:val="000D41CC"/>
    <w:rsid w:val="000D4F08"/>
    <w:rsid w:val="000D57DA"/>
    <w:rsid w:val="000D5C49"/>
    <w:rsid w:val="000E18AF"/>
    <w:rsid w:val="000E4C11"/>
    <w:rsid w:val="000E5B46"/>
    <w:rsid w:val="000E5E9A"/>
    <w:rsid w:val="000E61F5"/>
    <w:rsid w:val="000F01CE"/>
    <w:rsid w:val="000F2A17"/>
    <w:rsid w:val="000F2ED0"/>
    <w:rsid w:val="000F3D51"/>
    <w:rsid w:val="000F77AF"/>
    <w:rsid w:val="000F790C"/>
    <w:rsid w:val="001013DC"/>
    <w:rsid w:val="00101E2B"/>
    <w:rsid w:val="00101F41"/>
    <w:rsid w:val="001020FD"/>
    <w:rsid w:val="00102341"/>
    <w:rsid w:val="00102E6A"/>
    <w:rsid w:val="00105D51"/>
    <w:rsid w:val="00105DCB"/>
    <w:rsid w:val="00106ECE"/>
    <w:rsid w:val="00107970"/>
    <w:rsid w:val="00107CF8"/>
    <w:rsid w:val="00110692"/>
    <w:rsid w:val="00111588"/>
    <w:rsid w:val="00111983"/>
    <w:rsid w:val="00112927"/>
    <w:rsid w:val="00113B25"/>
    <w:rsid w:val="00113BCC"/>
    <w:rsid w:val="00113E25"/>
    <w:rsid w:val="00115586"/>
    <w:rsid w:val="001156DA"/>
    <w:rsid w:val="00115FEF"/>
    <w:rsid w:val="00116A89"/>
    <w:rsid w:val="00117B35"/>
    <w:rsid w:val="00121864"/>
    <w:rsid w:val="001231E1"/>
    <w:rsid w:val="001232AB"/>
    <w:rsid w:val="0012370F"/>
    <w:rsid w:val="00123CD1"/>
    <w:rsid w:val="001247CA"/>
    <w:rsid w:val="001250A8"/>
    <w:rsid w:val="00126744"/>
    <w:rsid w:val="001268FC"/>
    <w:rsid w:val="001315B2"/>
    <w:rsid w:val="00131ACB"/>
    <w:rsid w:val="00132C4F"/>
    <w:rsid w:val="00133194"/>
    <w:rsid w:val="001345CF"/>
    <w:rsid w:val="00135614"/>
    <w:rsid w:val="001410E5"/>
    <w:rsid w:val="00141141"/>
    <w:rsid w:val="001419D3"/>
    <w:rsid w:val="0014300E"/>
    <w:rsid w:val="001437D0"/>
    <w:rsid w:val="0014393B"/>
    <w:rsid w:val="00143F78"/>
    <w:rsid w:val="001442E2"/>
    <w:rsid w:val="001444AC"/>
    <w:rsid w:val="0014526C"/>
    <w:rsid w:val="001455BE"/>
    <w:rsid w:val="001468FA"/>
    <w:rsid w:val="00146F96"/>
    <w:rsid w:val="00147749"/>
    <w:rsid w:val="00150796"/>
    <w:rsid w:val="001508DB"/>
    <w:rsid w:val="00150EC9"/>
    <w:rsid w:val="0015183A"/>
    <w:rsid w:val="001534A5"/>
    <w:rsid w:val="00153F4F"/>
    <w:rsid w:val="00155331"/>
    <w:rsid w:val="00156CDA"/>
    <w:rsid w:val="00160B61"/>
    <w:rsid w:val="001636EF"/>
    <w:rsid w:val="00163DDF"/>
    <w:rsid w:val="0016438F"/>
    <w:rsid w:val="001649AC"/>
    <w:rsid w:val="001661A1"/>
    <w:rsid w:val="001671B3"/>
    <w:rsid w:val="0017188F"/>
    <w:rsid w:val="00171A09"/>
    <w:rsid w:val="00171C7E"/>
    <w:rsid w:val="001740EB"/>
    <w:rsid w:val="001747F4"/>
    <w:rsid w:val="00174A70"/>
    <w:rsid w:val="00174B0E"/>
    <w:rsid w:val="001767D0"/>
    <w:rsid w:val="00176990"/>
    <w:rsid w:val="00177079"/>
    <w:rsid w:val="001771D4"/>
    <w:rsid w:val="00180455"/>
    <w:rsid w:val="00180614"/>
    <w:rsid w:val="00180F9C"/>
    <w:rsid w:val="00181755"/>
    <w:rsid w:val="00182AB1"/>
    <w:rsid w:val="0018344E"/>
    <w:rsid w:val="00184216"/>
    <w:rsid w:val="00184F1E"/>
    <w:rsid w:val="0018754C"/>
    <w:rsid w:val="00191532"/>
    <w:rsid w:val="001921DD"/>
    <w:rsid w:val="0019247A"/>
    <w:rsid w:val="00194128"/>
    <w:rsid w:val="00195550"/>
    <w:rsid w:val="00195693"/>
    <w:rsid w:val="001A00DD"/>
    <w:rsid w:val="001A35B1"/>
    <w:rsid w:val="001A7C97"/>
    <w:rsid w:val="001B0A78"/>
    <w:rsid w:val="001B1560"/>
    <w:rsid w:val="001B1817"/>
    <w:rsid w:val="001B1850"/>
    <w:rsid w:val="001B1CD9"/>
    <w:rsid w:val="001B281A"/>
    <w:rsid w:val="001B5A40"/>
    <w:rsid w:val="001C1CBA"/>
    <w:rsid w:val="001C3A31"/>
    <w:rsid w:val="001C5D33"/>
    <w:rsid w:val="001C5DCA"/>
    <w:rsid w:val="001C6C79"/>
    <w:rsid w:val="001D103F"/>
    <w:rsid w:val="001D210B"/>
    <w:rsid w:val="001D36DC"/>
    <w:rsid w:val="001D4FCE"/>
    <w:rsid w:val="001D6B9F"/>
    <w:rsid w:val="001E05C3"/>
    <w:rsid w:val="001E1A2F"/>
    <w:rsid w:val="001F0BB9"/>
    <w:rsid w:val="001F158C"/>
    <w:rsid w:val="001F1966"/>
    <w:rsid w:val="001F202C"/>
    <w:rsid w:val="001F2306"/>
    <w:rsid w:val="001F396F"/>
    <w:rsid w:val="001F3CAB"/>
    <w:rsid w:val="001F43BF"/>
    <w:rsid w:val="001F44F9"/>
    <w:rsid w:val="001F4622"/>
    <w:rsid w:val="001F6E05"/>
    <w:rsid w:val="00200096"/>
    <w:rsid w:val="002008BC"/>
    <w:rsid w:val="00200911"/>
    <w:rsid w:val="0020490E"/>
    <w:rsid w:val="002049BB"/>
    <w:rsid w:val="002064A1"/>
    <w:rsid w:val="0021002D"/>
    <w:rsid w:val="00211D15"/>
    <w:rsid w:val="00213341"/>
    <w:rsid w:val="00213410"/>
    <w:rsid w:val="00215C14"/>
    <w:rsid w:val="0021622E"/>
    <w:rsid w:val="0021669C"/>
    <w:rsid w:val="0021754A"/>
    <w:rsid w:val="00217A13"/>
    <w:rsid w:val="00221B6D"/>
    <w:rsid w:val="00223438"/>
    <w:rsid w:val="0022413B"/>
    <w:rsid w:val="002261A6"/>
    <w:rsid w:val="0023006E"/>
    <w:rsid w:val="002302AD"/>
    <w:rsid w:val="00230CBF"/>
    <w:rsid w:val="00234E17"/>
    <w:rsid w:val="00235DAD"/>
    <w:rsid w:val="00235E98"/>
    <w:rsid w:val="00237CFF"/>
    <w:rsid w:val="00237D6D"/>
    <w:rsid w:val="00240E12"/>
    <w:rsid w:val="00242ACB"/>
    <w:rsid w:val="00243163"/>
    <w:rsid w:val="002434C0"/>
    <w:rsid w:val="00243511"/>
    <w:rsid w:val="002459C4"/>
    <w:rsid w:val="00245F2F"/>
    <w:rsid w:val="00247C78"/>
    <w:rsid w:val="002521BB"/>
    <w:rsid w:val="002527E8"/>
    <w:rsid w:val="002546E5"/>
    <w:rsid w:val="00255D83"/>
    <w:rsid w:val="002562D1"/>
    <w:rsid w:val="00257997"/>
    <w:rsid w:val="0026061C"/>
    <w:rsid w:val="00260C63"/>
    <w:rsid w:val="00262799"/>
    <w:rsid w:val="00263695"/>
    <w:rsid w:val="00267228"/>
    <w:rsid w:val="00267E8E"/>
    <w:rsid w:val="00271180"/>
    <w:rsid w:val="002721B8"/>
    <w:rsid w:val="00272507"/>
    <w:rsid w:val="002746F5"/>
    <w:rsid w:val="00274CD3"/>
    <w:rsid w:val="00276350"/>
    <w:rsid w:val="00276A7E"/>
    <w:rsid w:val="00276C65"/>
    <w:rsid w:val="00282353"/>
    <w:rsid w:val="00283111"/>
    <w:rsid w:val="0028334F"/>
    <w:rsid w:val="00283517"/>
    <w:rsid w:val="00283A3B"/>
    <w:rsid w:val="002866C0"/>
    <w:rsid w:val="002872F9"/>
    <w:rsid w:val="0029066C"/>
    <w:rsid w:val="00291172"/>
    <w:rsid w:val="002916DF"/>
    <w:rsid w:val="00292CD5"/>
    <w:rsid w:val="0029327E"/>
    <w:rsid w:val="00293861"/>
    <w:rsid w:val="00293B81"/>
    <w:rsid w:val="00293DE7"/>
    <w:rsid w:val="00294455"/>
    <w:rsid w:val="00294D07"/>
    <w:rsid w:val="002950B1"/>
    <w:rsid w:val="00297B25"/>
    <w:rsid w:val="002A06E3"/>
    <w:rsid w:val="002A3262"/>
    <w:rsid w:val="002A39B6"/>
    <w:rsid w:val="002A4756"/>
    <w:rsid w:val="002A5A9D"/>
    <w:rsid w:val="002A5FDD"/>
    <w:rsid w:val="002A6964"/>
    <w:rsid w:val="002B0B2A"/>
    <w:rsid w:val="002B0D1B"/>
    <w:rsid w:val="002B162C"/>
    <w:rsid w:val="002B1FF4"/>
    <w:rsid w:val="002B20B3"/>
    <w:rsid w:val="002B3E66"/>
    <w:rsid w:val="002B58A3"/>
    <w:rsid w:val="002B6C8F"/>
    <w:rsid w:val="002B7B09"/>
    <w:rsid w:val="002B7C99"/>
    <w:rsid w:val="002C2289"/>
    <w:rsid w:val="002C278C"/>
    <w:rsid w:val="002C289E"/>
    <w:rsid w:val="002C3935"/>
    <w:rsid w:val="002C5258"/>
    <w:rsid w:val="002D0136"/>
    <w:rsid w:val="002D0F0E"/>
    <w:rsid w:val="002D711F"/>
    <w:rsid w:val="002D715C"/>
    <w:rsid w:val="002D7716"/>
    <w:rsid w:val="002E06C2"/>
    <w:rsid w:val="002E31C0"/>
    <w:rsid w:val="002E3358"/>
    <w:rsid w:val="002E51A0"/>
    <w:rsid w:val="002E5DA8"/>
    <w:rsid w:val="002E5F92"/>
    <w:rsid w:val="002F0D8F"/>
    <w:rsid w:val="002F0FA2"/>
    <w:rsid w:val="002F17DC"/>
    <w:rsid w:val="002F2D19"/>
    <w:rsid w:val="002F30B4"/>
    <w:rsid w:val="002F336C"/>
    <w:rsid w:val="002F7F51"/>
    <w:rsid w:val="0030010C"/>
    <w:rsid w:val="00301065"/>
    <w:rsid w:val="00301365"/>
    <w:rsid w:val="00301C9B"/>
    <w:rsid w:val="00301EAB"/>
    <w:rsid w:val="00302D31"/>
    <w:rsid w:val="00302F33"/>
    <w:rsid w:val="003032D7"/>
    <w:rsid w:val="00304119"/>
    <w:rsid w:val="003044F5"/>
    <w:rsid w:val="00304ECC"/>
    <w:rsid w:val="0030536F"/>
    <w:rsid w:val="003058D0"/>
    <w:rsid w:val="0031048C"/>
    <w:rsid w:val="00310B3E"/>
    <w:rsid w:val="00310DB5"/>
    <w:rsid w:val="00310E4E"/>
    <w:rsid w:val="0031106C"/>
    <w:rsid w:val="00314A53"/>
    <w:rsid w:val="00316905"/>
    <w:rsid w:val="00317E08"/>
    <w:rsid w:val="00323E01"/>
    <w:rsid w:val="003259C9"/>
    <w:rsid w:val="00325C02"/>
    <w:rsid w:val="003279CD"/>
    <w:rsid w:val="003332EB"/>
    <w:rsid w:val="003338AA"/>
    <w:rsid w:val="0033431C"/>
    <w:rsid w:val="0033572B"/>
    <w:rsid w:val="0033727A"/>
    <w:rsid w:val="0034038F"/>
    <w:rsid w:val="003405AD"/>
    <w:rsid w:val="00340AB0"/>
    <w:rsid w:val="00341296"/>
    <w:rsid w:val="0034180D"/>
    <w:rsid w:val="003432DF"/>
    <w:rsid w:val="00343788"/>
    <w:rsid w:val="00343AE3"/>
    <w:rsid w:val="00343E96"/>
    <w:rsid w:val="00350722"/>
    <w:rsid w:val="00351359"/>
    <w:rsid w:val="00352269"/>
    <w:rsid w:val="003523E1"/>
    <w:rsid w:val="003536BF"/>
    <w:rsid w:val="00354EEE"/>
    <w:rsid w:val="00356891"/>
    <w:rsid w:val="00357A98"/>
    <w:rsid w:val="00360132"/>
    <w:rsid w:val="003605A0"/>
    <w:rsid w:val="00360694"/>
    <w:rsid w:val="00360D80"/>
    <w:rsid w:val="003626D7"/>
    <w:rsid w:val="00362819"/>
    <w:rsid w:val="003631E8"/>
    <w:rsid w:val="00364779"/>
    <w:rsid w:val="003702D5"/>
    <w:rsid w:val="00371ACF"/>
    <w:rsid w:val="003739F3"/>
    <w:rsid w:val="00373BB6"/>
    <w:rsid w:val="003767C4"/>
    <w:rsid w:val="00377B92"/>
    <w:rsid w:val="003804FA"/>
    <w:rsid w:val="003807FE"/>
    <w:rsid w:val="003814ED"/>
    <w:rsid w:val="00381CB3"/>
    <w:rsid w:val="003834C2"/>
    <w:rsid w:val="00384159"/>
    <w:rsid w:val="00385199"/>
    <w:rsid w:val="00390C35"/>
    <w:rsid w:val="00390C7E"/>
    <w:rsid w:val="00395EE6"/>
    <w:rsid w:val="00396FE8"/>
    <w:rsid w:val="003A0197"/>
    <w:rsid w:val="003A074F"/>
    <w:rsid w:val="003A4826"/>
    <w:rsid w:val="003A4A63"/>
    <w:rsid w:val="003A61B4"/>
    <w:rsid w:val="003A69E0"/>
    <w:rsid w:val="003A70ED"/>
    <w:rsid w:val="003A7D39"/>
    <w:rsid w:val="003B119C"/>
    <w:rsid w:val="003B1D71"/>
    <w:rsid w:val="003B275E"/>
    <w:rsid w:val="003B45AE"/>
    <w:rsid w:val="003B5BC4"/>
    <w:rsid w:val="003B6D76"/>
    <w:rsid w:val="003B6F22"/>
    <w:rsid w:val="003B70C0"/>
    <w:rsid w:val="003B7DF8"/>
    <w:rsid w:val="003C186B"/>
    <w:rsid w:val="003C1A8F"/>
    <w:rsid w:val="003C553C"/>
    <w:rsid w:val="003C5A6A"/>
    <w:rsid w:val="003C5DF2"/>
    <w:rsid w:val="003D0661"/>
    <w:rsid w:val="003D1886"/>
    <w:rsid w:val="003D2EA9"/>
    <w:rsid w:val="003D4A8C"/>
    <w:rsid w:val="003D4E89"/>
    <w:rsid w:val="003D5A95"/>
    <w:rsid w:val="003D5D50"/>
    <w:rsid w:val="003D62F5"/>
    <w:rsid w:val="003D67FE"/>
    <w:rsid w:val="003E1391"/>
    <w:rsid w:val="003E4505"/>
    <w:rsid w:val="003E479E"/>
    <w:rsid w:val="003E5294"/>
    <w:rsid w:val="003E6775"/>
    <w:rsid w:val="003F32A6"/>
    <w:rsid w:val="003F358E"/>
    <w:rsid w:val="003F3742"/>
    <w:rsid w:val="003F47A5"/>
    <w:rsid w:val="003F48E1"/>
    <w:rsid w:val="003F4BF3"/>
    <w:rsid w:val="003F561D"/>
    <w:rsid w:val="003F616D"/>
    <w:rsid w:val="003F6BCE"/>
    <w:rsid w:val="003F6BF7"/>
    <w:rsid w:val="00400D53"/>
    <w:rsid w:val="004013BA"/>
    <w:rsid w:val="00401B0E"/>
    <w:rsid w:val="00403C89"/>
    <w:rsid w:val="0040459E"/>
    <w:rsid w:val="0040548E"/>
    <w:rsid w:val="004064CE"/>
    <w:rsid w:val="00406F50"/>
    <w:rsid w:val="00411D38"/>
    <w:rsid w:val="004127A6"/>
    <w:rsid w:val="00417090"/>
    <w:rsid w:val="00417C80"/>
    <w:rsid w:val="00417F5E"/>
    <w:rsid w:val="0042081B"/>
    <w:rsid w:val="004211BD"/>
    <w:rsid w:val="00421502"/>
    <w:rsid w:val="004220FB"/>
    <w:rsid w:val="0042357E"/>
    <w:rsid w:val="004250C1"/>
    <w:rsid w:val="004257F9"/>
    <w:rsid w:val="004317C6"/>
    <w:rsid w:val="004319E5"/>
    <w:rsid w:val="00432F2E"/>
    <w:rsid w:val="00433476"/>
    <w:rsid w:val="00433A91"/>
    <w:rsid w:val="00434457"/>
    <w:rsid w:val="004357E9"/>
    <w:rsid w:val="004362F0"/>
    <w:rsid w:val="004363F9"/>
    <w:rsid w:val="00436D84"/>
    <w:rsid w:val="00437304"/>
    <w:rsid w:val="00441601"/>
    <w:rsid w:val="00442915"/>
    <w:rsid w:val="004476E7"/>
    <w:rsid w:val="00447A89"/>
    <w:rsid w:val="0045252D"/>
    <w:rsid w:val="0045408E"/>
    <w:rsid w:val="0045506B"/>
    <w:rsid w:val="00463289"/>
    <w:rsid w:val="00463FC8"/>
    <w:rsid w:val="004643C4"/>
    <w:rsid w:val="00465854"/>
    <w:rsid w:val="004701DE"/>
    <w:rsid w:val="00472CBF"/>
    <w:rsid w:val="00476B76"/>
    <w:rsid w:val="004772C2"/>
    <w:rsid w:val="004802C3"/>
    <w:rsid w:val="00481CBD"/>
    <w:rsid w:val="00482CF0"/>
    <w:rsid w:val="0048529F"/>
    <w:rsid w:val="004871B0"/>
    <w:rsid w:val="00487DFA"/>
    <w:rsid w:val="004919C6"/>
    <w:rsid w:val="00492068"/>
    <w:rsid w:val="0049254B"/>
    <w:rsid w:val="0049597E"/>
    <w:rsid w:val="00496005"/>
    <w:rsid w:val="00496311"/>
    <w:rsid w:val="0049675E"/>
    <w:rsid w:val="004A347E"/>
    <w:rsid w:val="004A5BBF"/>
    <w:rsid w:val="004A7FBA"/>
    <w:rsid w:val="004B1991"/>
    <w:rsid w:val="004B2A8A"/>
    <w:rsid w:val="004B5C45"/>
    <w:rsid w:val="004B7C19"/>
    <w:rsid w:val="004C0B9D"/>
    <w:rsid w:val="004C35C8"/>
    <w:rsid w:val="004C424B"/>
    <w:rsid w:val="004C57F6"/>
    <w:rsid w:val="004D0715"/>
    <w:rsid w:val="004D15D2"/>
    <w:rsid w:val="004D1DF2"/>
    <w:rsid w:val="004D49EA"/>
    <w:rsid w:val="004D4B62"/>
    <w:rsid w:val="004D6A71"/>
    <w:rsid w:val="004E0872"/>
    <w:rsid w:val="004E0D41"/>
    <w:rsid w:val="004E26BB"/>
    <w:rsid w:val="004E3632"/>
    <w:rsid w:val="004E59E5"/>
    <w:rsid w:val="004E77D4"/>
    <w:rsid w:val="004E7EF5"/>
    <w:rsid w:val="004F14C3"/>
    <w:rsid w:val="004F1564"/>
    <w:rsid w:val="004F520B"/>
    <w:rsid w:val="004F7B34"/>
    <w:rsid w:val="00500B9F"/>
    <w:rsid w:val="00500D8D"/>
    <w:rsid w:val="00502B1F"/>
    <w:rsid w:val="005065B1"/>
    <w:rsid w:val="005079B8"/>
    <w:rsid w:val="00510231"/>
    <w:rsid w:val="00515630"/>
    <w:rsid w:val="00515937"/>
    <w:rsid w:val="00516C6D"/>
    <w:rsid w:val="00517686"/>
    <w:rsid w:val="00521762"/>
    <w:rsid w:val="00521EC5"/>
    <w:rsid w:val="00522172"/>
    <w:rsid w:val="00523EB7"/>
    <w:rsid w:val="0052475E"/>
    <w:rsid w:val="00525064"/>
    <w:rsid w:val="005274A5"/>
    <w:rsid w:val="005275F0"/>
    <w:rsid w:val="005279E3"/>
    <w:rsid w:val="00530190"/>
    <w:rsid w:val="005302CF"/>
    <w:rsid w:val="0053084D"/>
    <w:rsid w:val="00532CD5"/>
    <w:rsid w:val="00532D58"/>
    <w:rsid w:val="005337CB"/>
    <w:rsid w:val="00533E3E"/>
    <w:rsid w:val="00534C33"/>
    <w:rsid w:val="00535ADD"/>
    <w:rsid w:val="00535BE1"/>
    <w:rsid w:val="00537BCD"/>
    <w:rsid w:val="005403FD"/>
    <w:rsid w:val="00541911"/>
    <w:rsid w:val="0054372B"/>
    <w:rsid w:val="005437EA"/>
    <w:rsid w:val="00544542"/>
    <w:rsid w:val="005447ED"/>
    <w:rsid w:val="00544D02"/>
    <w:rsid w:val="0054542C"/>
    <w:rsid w:val="005474F5"/>
    <w:rsid w:val="00547553"/>
    <w:rsid w:val="00552799"/>
    <w:rsid w:val="00553559"/>
    <w:rsid w:val="005545BE"/>
    <w:rsid w:val="0055674A"/>
    <w:rsid w:val="00556F84"/>
    <w:rsid w:val="005612B8"/>
    <w:rsid w:val="005619EB"/>
    <w:rsid w:val="00561ABB"/>
    <w:rsid w:val="00563EA2"/>
    <w:rsid w:val="00564A6D"/>
    <w:rsid w:val="00565C11"/>
    <w:rsid w:val="0056749B"/>
    <w:rsid w:val="00567EF2"/>
    <w:rsid w:val="00567FA7"/>
    <w:rsid w:val="00570E80"/>
    <w:rsid w:val="005718A7"/>
    <w:rsid w:val="0057208E"/>
    <w:rsid w:val="005727B4"/>
    <w:rsid w:val="00573C9E"/>
    <w:rsid w:val="0057455E"/>
    <w:rsid w:val="00576133"/>
    <w:rsid w:val="00576390"/>
    <w:rsid w:val="00577987"/>
    <w:rsid w:val="00580CD7"/>
    <w:rsid w:val="00581391"/>
    <w:rsid w:val="00581AB3"/>
    <w:rsid w:val="005824B1"/>
    <w:rsid w:val="00582C48"/>
    <w:rsid w:val="00583C7D"/>
    <w:rsid w:val="00584176"/>
    <w:rsid w:val="00586167"/>
    <w:rsid w:val="005864DA"/>
    <w:rsid w:val="005868BA"/>
    <w:rsid w:val="00586CA5"/>
    <w:rsid w:val="005871DA"/>
    <w:rsid w:val="005902B3"/>
    <w:rsid w:val="005903F2"/>
    <w:rsid w:val="00591DB4"/>
    <w:rsid w:val="0059245B"/>
    <w:rsid w:val="00593550"/>
    <w:rsid w:val="00594008"/>
    <w:rsid w:val="00596CED"/>
    <w:rsid w:val="00597FA2"/>
    <w:rsid w:val="005A0122"/>
    <w:rsid w:val="005A0781"/>
    <w:rsid w:val="005A0E59"/>
    <w:rsid w:val="005A1C26"/>
    <w:rsid w:val="005A2E1B"/>
    <w:rsid w:val="005A3BF3"/>
    <w:rsid w:val="005A3E7E"/>
    <w:rsid w:val="005A4482"/>
    <w:rsid w:val="005A4F3C"/>
    <w:rsid w:val="005A6065"/>
    <w:rsid w:val="005A7A31"/>
    <w:rsid w:val="005A7FE2"/>
    <w:rsid w:val="005B012F"/>
    <w:rsid w:val="005B0CDA"/>
    <w:rsid w:val="005B2D8B"/>
    <w:rsid w:val="005B2ED5"/>
    <w:rsid w:val="005B54A6"/>
    <w:rsid w:val="005B6021"/>
    <w:rsid w:val="005B6646"/>
    <w:rsid w:val="005C0557"/>
    <w:rsid w:val="005C09F6"/>
    <w:rsid w:val="005C22B1"/>
    <w:rsid w:val="005C3FC0"/>
    <w:rsid w:val="005C43F2"/>
    <w:rsid w:val="005C44E0"/>
    <w:rsid w:val="005C6742"/>
    <w:rsid w:val="005C78E6"/>
    <w:rsid w:val="005D05E3"/>
    <w:rsid w:val="005D0750"/>
    <w:rsid w:val="005D082D"/>
    <w:rsid w:val="005D113F"/>
    <w:rsid w:val="005D2527"/>
    <w:rsid w:val="005D3366"/>
    <w:rsid w:val="005D5EBE"/>
    <w:rsid w:val="005D7D66"/>
    <w:rsid w:val="005E07C0"/>
    <w:rsid w:val="005E1031"/>
    <w:rsid w:val="005E1401"/>
    <w:rsid w:val="005E1B98"/>
    <w:rsid w:val="005E2DF4"/>
    <w:rsid w:val="005E310A"/>
    <w:rsid w:val="005E4ABE"/>
    <w:rsid w:val="005E4D2C"/>
    <w:rsid w:val="005E4DD9"/>
    <w:rsid w:val="005E5036"/>
    <w:rsid w:val="005E5378"/>
    <w:rsid w:val="005E5EA5"/>
    <w:rsid w:val="005E60C7"/>
    <w:rsid w:val="005E6FE4"/>
    <w:rsid w:val="005E72B2"/>
    <w:rsid w:val="005E7477"/>
    <w:rsid w:val="005F0A4F"/>
    <w:rsid w:val="005F4D01"/>
    <w:rsid w:val="005F62BA"/>
    <w:rsid w:val="005F68D1"/>
    <w:rsid w:val="0060064C"/>
    <w:rsid w:val="00601629"/>
    <w:rsid w:val="00601A09"/>
    <w:rsid w:val="00603DF0"/>
    <w:rsid w:val="0060558B"/>
    <w:rsid w:val="00605899"/>
    <w:rsid w:val="006062EF"/>
    <w:rsid w:val="0060630E"/>
    <w:rsid w:val="006067FE"/>
    <w:rsid w:val="00606D60"/>
    <w:rsid w:val="00606FF3"/>
    <w:rsid w:val="00607350"/>
    <w:rsid w:val="0061000A"/>
    <w:rsid w:val="00610E6A"/>
    <w:rsid w:val="006120CB"/>
    <w:rsid w:val="006124A6"/>
    <w:rsid w:val="006138C1"/>
    <w:rsid w:val="00615706"/>
    <w:rsid w:val="00615A37"/>
    <w:rsid w:val="00615ED9"/>
    <w:rsid w:val="00617CF2"/>
    <w:rsid w:val="00617E7F"/>
    <w:rsid w:val="0062177E"/>
    <w:rsid w:val="00621D8E"/>
    <w:rsid w:val="00624BAE"/>
    <w:rsid w:val="00627113"/>
    <w:rsid w:val="006272EC"/>
    <w:rsid w:val="00627B2F"/>
    <w:rsid w:val="006300C4"/>
    <w:rsid w:val="006302F3"/>
    <w:rsid w:val="00632056"/>
    <w:rsid w:val="0063324B"/>
    <w:rsid w:val="0063461D"/>
    <w:rsid w:val="00634E24"/>
    <w:rsid w:val="00635714"/>
    <w:rsid w:val="00635C28"/>
    <w:rsid w:val="00635D97"/>
    <w:rsid w:val="0063739B"/>
    <w:rsid w:val="00637700"/>
    <w:rsid w:val="00640251"/>
    <w:rsid w:val="00640494"/>
    <w:rsid w:val="00640966"/>
    <w:rsid w:val="00641483"/>
    <w:rsid w:val="00641AED"/>
    <w:rsid w:val="006431F7"/>
    <w:rsid w:val="00643D07"/>
    <w:rsid w:val="00644047"/>
    <w:rsid w:val="00644053"/>
    <w:rsid w:val="00644C21"/>
    <w:rsid w:val="00646E99"/>
    <w:rsid w:val="00647356"/>
    <w:rsid w:val="00653E9D"/>
    <w:rsid w:val="00654EE9"/>
    <w:rsid w:val="006557AE"/>
    <w:rsid w:val="00656D60"/>
    <w:rsid w:val="00657182"/>
    <w:rsid w:val="0065745B"/>
    <w:rsid w:val="006640E9"/>
    <w:rsid w:val="0066460C"/>
    <w:rsid w:val="00664D26"/>
    <w:rsid w:val="006662DD"/>
    <w:rsid w:val="00666472"/>
    <w:rsid w:val="00666933"/>
    <w:rsid w:val="00667DBA"/>
    <w:rsid w:val="00667EF9"/>
    <w:rsid w:val="00670EE9"/>
    <w:rsid w:val="00671674"/>
    <w:rsid w:val="00672FE2"/>
    <w:rsid w:val="00673CD6"/>
    <w:rsid w:val="006748D7"/>
    <w:rsid w:val="00675115"/>
    <w:rsid w:val="00675CFF"/>
    <w:rsid w:val="00676186"/>
    <w:rsid w:val="00680198"/>
    <w:rsid w:val="00680E4B"/>
    <w:rsid w:val="006825A4"/>
    <w:rsid w:val="00685013"/>
    <w:rsid w:val="00685289"/>
    <w:rsid w:val="00685AFC"/>
    <w:rsid w:val="00686727"/>
    <w:rsid w:val="00687F7A"/>
    <w:rsid w:val="0069008F"/>
    <w:rsid w:val="0069073E"/>
    <w:rsid w:val="0069125E"/>
    <w:rsid w:val="00691BEE"/>
    <w:rsid w:val="00692EF8"/>
    <w:rsid w:val="0069470F"/>
    <w:rsid w:val="0069475C"/>
    <w:rsid w:val="0069548F"/>
    <w:rsid w:val="00696A64"/>
    <w:rsid w:val="006972CF"/>
    <w:rsid w:val="006A12B4"/>
    <w:rsid w:val="006A1499"/>
    <w:rsid w:val="006A1B86"/>
    <w:rsid w:val="006A4CD5"/>
    <w:rsid w:val="006A6EF3"/>
    <w:rsid w:val="006B1622"/>
    <w:rsid w:val="006B32A6"/>
    <w:rsid w:val="006B44C6"/>
    <w:rsid w:val="006B4A1C"/>
    <w:rsid w:val="006B6ECE"/>
    <w:rsid w:val="006B6F84"/>
    <w:rsid w:val="006C107F"/>
    <w:rsid w:val="006C10F5"/>
    <w:rsid w:val="006C377F"/>
    <w:rsid w:val="006C4DD2"/>
    <w:rsid w:val="006C5A9A"/>
    <w:rsid w:val="006C5BD9"/>
    <w:rsid w:val="006C71D9"/>
    <w:rsid w:val="006C7BED"/>
    <w:rsid w:val="006D1E38"/>
    <w:rsid w:val="006D2297"/>
    <w:rsid w:val="006D5DA7"/>
    <w:rsid w:val="006D6B62"/>
    <w:rsid w:val="006D7110"/>
    <w:rsid w:val="006E0FA8"/>
    <w:rsid w:val="006E12F3"/>
    <w:rsid w:val="006E3666"/>
    <w:rsid w:val="006E3858"/>
    <w:rsid w:val="006E4EE8"/>
    <w:rsid w:val="006E60C2"/>
    <w:rsid w:val="006F1844"/>
    <w:rsid w:val="006F1ADD"/>
    <w:rsid w:val="006F2371"/>
    <w:rsid w:val="006F460C"/>
    <w:rsid w:val="006F72BA"/>
    <w:rsid w:val="006F78AF"/>
    <w:rsid w:val="006F791B"/>
    <w:rsid w:val="006F7B90"/>
    <w:rsid w:val="006F7FB3"/>
    <w:rsid w:val="00700170"/>
    <w:rsid w:val="00701C47"/>
    <w:rsid w:val="00702719"/>
    <w:rsid w:val="00705845"/>
    <w:rsid w:val="00707C83"/>
    <w:rsid w:val="0071017A"/>
    <w:rsid w:val="0071282F"/>
    <w:rsid w:val="0071386B"/>
    <w:rsid w:val="00713E66"/>
    <w:rsid w:val="00714AC5"/>
    <w:rsid w:val="00715D04"/>
    <w:rsid w:val="007163F3"/>
    <w:rsid w:val="0072011A"/>
    <w:rsid w:val="007219CF"/>
    <w:rsid w:val="00722696"/>
    <w:rsid w:val="0072308B"/>
    <w:rsid w:val="0072320E"/>
    <w:rsid w:val="00724A2B"/>
    <w:rsid w:val="007269E9"/>
    <w:rsid w:val="00727AB0"/>
    <w:rsid w:val="00727CC2"/>
    <w:rsid w:val="00730B6A"/>
    <w:rsid w:val="0073134E"/>
    <w:rsid w:val="007322FA"/>
    <w:rsid w:val="007328C1"/>
    <w:rsid w:val="00732C3C"/>
    <w:rsid w:val="0073311C"/>
    <w:rsid w:val="0073316F"/>
    <w:rsid w:val="007338E7"/>
    <w:rsid w:val="00733978"/>
    <w:rsid w:val="00735335"/>
    <w:rsid w:val="007375A6"/>
    <w:rsid w:val="0073780B"/>
    <w:rsid w:val="007404C7"/>
    <w:rsid w:val="00740A6F"/>
    <w:rsid w:val="00740BDB"/>
    <w:rsid w:val="00740BE0"/>
    <w:rsid w:val="00743502"/>
    <w:rsid w:val="00743AE9"/>
    <w:rsid w:val="00743F3E"/>
    <w:rsid w:val="00744529"/>
    <w:rsid w:val="007450B1"/>
    <w:rsid w:val="007508E4"/>
    <w:rsid w:val="0075201E"/>
    <w:rsid w:val="007537C5"/>
    <w:rsid w:val="00753E1D"/>
    <w:rsid w:val="00754C38"/>
    <w:rsid w:val="00755002"/>
    <w:rsid w:val="00755C14"/>
    <w:rsid w:val="00755D0A"/>
    <w:rsid w:val="00756A5F"/>
    <w:rsid w:val="00762008"/>
    <w:rsid w:val="00762159"/>
    <w:rsid w:val="007627EB"/>
    <w:rsid w:val="00764196"/>
    <w:rsid w:val="00764375"/>
    <w:rsid w:val="00764E9B"/>
    <w:rsid w:val="00767B50"/>
    <w:rsid w:val="007715C6"/>
    <w:rsid w:val="007724F8"/>
    <w:rsid w:val="00772784"/>
    <w:rsid w:val="00773B4E"/>
    <w:rsid w:val="007756B1"/>
    <w:rsid w:val="00775AD6"/>
    <w:rsid w:val="00776EF8"/>
    <w:rsid w:val="00777B05"/>
    <w:rsid w:val="00781AE6"/>
    <w:rsid w:val="00783E9F"/>
    <w:rsid w:val="00785D6E"/>
    <w:rsid w:val="0078653B"/>
    <w:rsid w:val="00786BB4"/>
    <w:rsid w:val="007878F7"/>
    <w:rsid w:val="00787922"/>
    <w:rsid w:val="00790AE0"/>
    <w:rsid w:val="007915D7"/>
    <w:rsid w:val="00792A4E"/>
    <w:rsid w:val="00793521"/>
    <w:rsid w:val="0079375A"/>
    <w:rsid w:val="00795788"/>
    <w:rsid w:val="007960E6"/>
    <w:rsid w:val="007A0E37"/>
    <w:rsid w:val="007A1B47"/>
    <w:rsid w:val="007A2D1F"/>
    <w:rsid w:val="007A3211"/>
    <w:rsid w:val="007A3E68"/>
    <w:rsid w:val="007A5384"/>
    <w:rsid w:val="007A55F4"/>
    <w:rsid w:val="007A7A6C"/>
    <w:rsid w:val="007A7D4B"/>
    <w:rsid w:val="007B0F69"/>
    <w:rsid w:val="007B1BA2"/>
    <w:rsid w:val="007B1D7F"/>
    <w:rsid w:val="007B2213"/>
    <w:rsid w:val="007B6350"/>
    <w:rsid w:val="007B642A"/>
    <w:rsid w:val="007B6608"/>
    <w:rsid w:val="007B6679"/>
    <w:rsid w:val="007B6C2F"/>
    <w:rsid w:val="007B7319"/>
    <w:rsid w:val="007B7BF1"/>
    <w:rsid w:val="007C2A89"/>
    <w:rsid w:val="007C4176"/>
    <w:rsid w:val="007C5641"/>
    <w:rsid w:val="007C6104"/>
    <w:rsid w:val="007C734B"/>
    <w:rsid w:val="007D1B11"/>
    <w:rsid w:val="007D1FFD"/>
    <w:rsid w:val="007D2866"/>
    <w:rsid w:val="007D2EE5"/>
    <w:rsid w:val="007D3082"/>
    <w:rsid w:val="007D3C72"/>
    <w:rsid w:val="007D6D0E"/>
    <w:rsid w:val="007D7BCB"/>
    <w:rsid w:val="007D7D0A"/>
    <w:rsid w:val="007E4770"/>
    <w:rsid w:val="007E5170"/>
    <w:rsid w:val="007E7A76"/>
    <w:rsid w:val="007F02FC"/>
    <w:rsid w:val="007F06B3"/>
    <w:rsid w:val="007F3E70"/>
    <w:rsid w:val="0080118F"/>
    <w:rsid w:val="0080224B"/>
    <w:rsid w:val="00802C46"/>
    <w:rsid w:val="00802CD5"/>
    <w:rsid w:val="00805659"/>
    <w:rsid w:val="00805F67"/>
    <w:rsid w:val="0080670B"/>
    <w:rsid w:val="00810836"/>
    <w:rsid w:val="0081325E"/>
    <w:rsid w:val="00814C18"/>
    <w:rsid w:val="0081586F"/>
    <w:rsid w:val="00823C04"/>
    <w:rsid w:val="008245B8"/>
    <w:rsid w:val="008246F6"/>
    <w:rsid w:val="00825DB8"/>
    <w:rsid w:val="00826437"/>
    <w:rsid w:val="00827C90"/>
    <w:rsid w:val="00830573"/>
    <w:rsid w:val="00830E49"/>
    <w:rsid w:val="00830F83"/>
    <w:rsid w:val="0083145A"/>
    <w:rsid w:val="008331A7"/>
    <w:rsid w:val="00836149"/>
    <w:rsid w:val="00836451"/>
    <w:rsid w:val="00836D41"/>
    <w:rsid w:val="0083774E"/>
    <w:rsid w:val="00837C6C"/>
    <w:rsid w:val="008404F5"/>
    <w:rsid w:val="008406F3"/>
    <w:rsid w:val="008419AD"/>
    <w:rsid w:val="00841A78"/>
    <w:rsid w:val="00842ECA"/>
    <w:rsid w:val="00843873"/>
    <w:rsid w:val="008443A5"/>
    <w:rsid w:val="00845913"/>
    <w:rsid w:val="00845E7C"/>
    <w:rsid w:val="00846EC4"/>
    <w:rsid w:val="00847180"/>
    <w:rsid w:val="00847D6F"/>
    <w:rsid w:val="008516CF"/>
    <w:rsid w:val="008525B1"/>
    <w:rsid w:val="00857361"/>
    <w:rsid w:val="00860E48"/>
    <w:rsid w:val="0086207B"/>
    <w:rsid w:val="00862FC5"/>
    <w:rsid w:val="00863AE9"/>
    <w:rsid w:val="00870E88"/>
    <w:rsid w:val="00870EFF"/>
    <w:rsid w:val="00872162"/>
    <w:rsid w:val="0087446C"/>
    <w:rsid w:val="00874CF5"/>
    <w:rsid w:val="008763E7"/>
    <w:rsid w:val="00876411"/>
    <w:rsid w:val="00877EE1"/>
    <w:rsid w:val="008802A5"/>
    <w:rsid w:val="00880A7A"/>
    <w:rsid w:val="00880ABA"/>
    <w:rsid w:val="00883244"/>
    <w:rsid w:val="00884537"/>
    <w:rsid w:val="00884A34"/>
    <w:rsid w:val="00884FAA"/>
    <w:rsid w:val="00886E7E"/>
    <w:rsid w:val="00887558"/>
    <w:rsid w:val="00887F1F"/>
    <w:rsid w:val="00887FD2"/>
    <w:rsid w:val="0089430E"/>
    <w:rsid w:val="008946CF"/>
    <w:rsid w:val="008A026B"/>
    <w:rsid w:val="008A12FC"/>
    <w:rsid w:val="008A1459"/>
    <w:rsid w:val="008A17F5"/>
    <w:rsid w:val="008A1F3A"/>
    <w:rsid w:val="008A207F"/>
    <w:rsid w:val="008A2763"/>
    <w:rsid w:val="008A3528"/>
    <w:rsid w:val="008A41A7"/>
    <w:rsid w:val="008A50E3"/>
    <w:rsid w:val="008A5267"/>
    <w:rsid w:val="008A535E"/>
    <w:rsid w:val="008A7E3E"/>
    <w:rsid w:val="008B0994"/>
    <w:rsid w:val="008B18D8"/>
    <w:rsid w:val="008B3C16"/>
    <w:rsid w:val="008B53ED"/>
    <w:rsid w:val="008B6D16"/>
    <w:rsid w:val="008B6D57"/>
    <w:rsid w:val="008B7325"/>
    <w:rsid w:val="008B7BDF"/>
    <w:rsid w:val="008C1438"/>
    <w:rsid w:val="008C35DB"/>
    <w:rsid w:val="008C39AB"/>
    <w:rsid w:val="008C57FE"/>
    <w:rsid w:val="008D18F2"/>
    <w:rsid w:val="008D1FCA"/>
    <w:rsid w:val="008D4CA6"/>
    <w:rsid w:val="008D5A07"/>
    <w:rsid w:val="008D7F94"/>
    <w:rsid w:val="008E387F"/>
    <w:rsid w:val="008E45E9"/>
    <w:rsid w:val="008E5072"/>
    <w:rsid w:val="008E5623"/>
    <w:rsid w:val="008E639E"/>
    <w:rsid w:val="008E6BF7"/>
    <w:rsid w:val="008E723B"/>
    <w:rsid w:val="008E7F83"/>
    <w:rsid w:val="008F127E"/>
    <w:rsid w:val="008F2784"/>
    <w:rsid w:val="008F30A4"/>
    <w:rsid w:val="008F4B84"/>
    <w:rsid w:val="008F5958"/>
    <w:rsid w:val="008F5D60"/>
    <w:rsid w:val="008F73C2"/>
    <w:rsid w:val="008F7E13"/>
    <w:rsid w:val="008F7F66"/>
    <w:rsid w:val="00901BA2"/>
    <w:rsid w:val="009045E9"/>
    <w:rsid w:val="009053F4"/>
    <w:rsid w:val="00905E82"/>
    <w:rsid w:val="00906B0F"/>
    <w:rsid w:val="0091024F"/>
    <w:rsid w:val="009103E0"/>
    <w:rsid w:val="00910979"/>
    <w:rsid w:val="0091324D"/>
    <w:rsid w:val="00917B94"/>
    <w:rsid w:val="009200EE"/>
    <w:rsid w:val="00922793"/>
    <w:rsid w:val="009229D8"/>
    <w:rsid w:val="00922EBB"/>
    <w:rsid w:val="009234AA"/>
    <w:rsid w:val="00925623"/>
    <w:rsid w:val="00925E2F"/>
    <w:rsid w:val="00926238"/>
    <w:rsid w:val="00930267"/>
    <w:rsid w:val="00933172"/>
    <w:rsid w:val="00933896"/>
    <w:rsid w:val="00933E4D"/>
    <w:rsid w:val="009341D1"/>
    <w:rsid w:val="00934BEF"/>
    <w:rsid w:val="00935370"/>
    <w:rsid w:val="00940DC8"/>
    <w:rsid w:val="0094226B"/>
    <w:rsid w:val="00943994"/>
    <w:rsid w:val="00943F45"/>
    <w:rsid w:val="009473D5"/>
    <w:rsid w:val="00947B53"/>
    <w:rsid w:val="00947B9D"/>
    <w:rsid w:val="009502E2"/>
    <w:rsid w:val="0095048C"/>
    <w:rsid w:val="00951B0D"/>
    <w:rsid w:val="00951B5B"/>
    <w:rsid w:val="00951CC4"/>
    <w:rsid w:val="00952941"/>
    <w:rsid w:val="009530B1"/>
    <w:rsid w:val="00954449"/>
    <w:rsid w:val="009549EF"/>
    <w:rsid w:val="009567E8"/>
    <w:rsid w:val="00957012"/>
    <w:rsid w:val="00957DB7"/>
    <w:rsid w:val="00961F38"/>
    <w:rsid w:val="00962D94"/>
    <w:rsid w:val="00963379"/>
    <w:rsid w:val="009634D4"/>
    <w:rsid w:val="00964240"/>
    <w:rsid w:val="0096443C"/>
    <w:rsid w:val="00965970"/>
    <w:rsid w:val="009659DA"/>
    <w:rsid w:val="00965F95"/>
    <w:rsid w:val="00967488"/>
    <w:rsid w:val="00970BD9"/>
    <w:rsid w:val="009713B9"/>
    <w:rsid w:val="009717E2"/>
    <w:rsid w:val="00971AD0"/>
    <w:rsid w:val="0097296F"/>
    <w:rsid w:val="00973B49"/>
    <w:rsid w:val="009748A1"/>
    <w:rsid w:val="00974DA7"/>
    <w:rsid w:val="00976C2C"/>
    <w:rsid w:val="00977221"/>
    <w:rsid w:val="00977DA2"/>
    <w:rsid w:val="0098043E"/>
    <w:rsid w:val="00981DC1"/>
    <w:rsid w:val="00982D00"/>
    <w:rsid w:val="009846BE"/>
    <w:rsid w:val="0098488C"/>
    <w:rsid w:val="00985D7B"/>
    <w:rsid w:val="00986925"/>
    <w:rsid w:val="00987866"/>
    <w:rsid w:val="009902E6"/>
    <w:rsid w:val="009906BC"/>
    <w:rsid w:val="00990A31"/>
    <w:rsid w:val="00990E88"/>
    <w:rsid w:val="00990F0F"/>
    <w:rsid w:val="009931DC"/>
    <w:rsid w:val="00993D6A"/>
    <w:rsid w:val="00996FF0"/>
    <w:rsid w:val="009A16EA"/>
    <w:rsid w:val="009A173D"/>
    <w:rsid w:val="009A1A10"/>
    <w:rsid w:val="009A1AAF"/>
    <w:rsid w:val="009A2956"/>
    <w:rsid w:val="009A54A3"/>
    <w:rsid w:val="009A5FA9"/>
    <w:rsid w:val="009A6C27"/>
    <w:rsid w:val="009B032F"/>
    <w:rsid w:val="009B3540"/>
    <w:rsid w:val="009B3DE7"/>
    <w:rsid w:val="009B5827"/>
    <w:rsid w:val="009C001F"/>
    <w:rsid w:val="009C02AA"/>
    <w:rsid w:val="009C0310"/>
    <w:rsid w:val="009C079B"/>
    <w:rsid w:val="009D0F7D"/>
    <w:rsid w:val="009D14F4"/>
    <w:rsid w:val="009D2A13"/>
    <w:rsid w:val="009D2DC4"/>
    <w:rsid w:val="009D53B7"/>
    <w:rsid w:val="009D6831"/>
    <w:rsid w:val="009D70F2"/>
    <w:rsid w:val="009D7B4E"/>
    <w:rsid w:val="009E04E8"/>
    <w:rsid w:val="009E120D"/>
    <w:rsid w:val="009E17DA"/>
    <w:rsid w:val="009E2482"/>
    <w:rsid w:val="009E5813"/>
    <w:rsid w:val="009E62F2"/>
    <w:rsid w:val="009E63E5"/>
    <w:rsid w:val="009E6997"/>
    <w:rsid w:val="009E73BE"/>
    <w:rsid w:val="009E7CCE"/>
    <w:rsid w:val="009F2897"/>
    <w:rsid w:val="009F39AF"/>
    <w:rsid w:val="009F3A4E"/>
    <w:rsid w:val="009F43C0"/>
    <w:rsid w:val="009F5982"/>
    <w:rsid w:val="009F6009"/>
    <w:rsid w:val="009F6166"/>
    <w:rsid w:val="009F6C38"/>
    <w:rsid w:val="009F72E0"/>
    <w:rsid w:val="009F7810"/>
    <w:rsid w:val="009F7B24"/>
    <w:rsid w:val="009F7E59"/>
    <w:rsid w:val="00A0002D"/>
    <w:rsid w:val="00A018BD"/>
    <w:rsid w:val="00A02F06"/>
    <w:rsid w:val="00A0321E"/>
    <w:rsid w:val="00A033E6"/>
    <w:rsid w:val="00A040A5"/>
    <w:rsid w:val="00A04A2C"/>
    <w:rsid w:val="00A05F90"/>
    <w:rsid w:val="00A06F65"/>
    <w:rsid w:val="00A07A29"/>
    <w:rsid w:val="00A10103"/>
    <w:rsid w:val="00A128EC"/>
    <w:rsid w:val="00A135CA"/>
    <w:rsid w:val="00A141E3"/>
    <w:rsid w:val="00A14D26"/>
    <w:rsid w:val="00A206DA"/>
    <w:rsid w:val="00A218F1"/>
    <w:rsid w:val="00A232AC"/>
    <w:rsid w:val="00A2396A"/>
    <w:rsid w:val="00A24A2E"/>
    <w:rsid w:val="00A24C12"/>
    <w:rsid w:val="00A24CEF"/>
    <w:rsid w:val="00A2581C"/>
    <w:rsid w:val="00A25DCE"/>
    <w:rsid w:val="00A27494"/>
    <w:rsid w:val="00A27497"/>
    <w:rsid w:val="00A306B5"/>
    <w:rsid w:val="00A30CC3"/>
    <w:rsid w:val="00A31162"/>
    <w:rsid w:val="00A32BA1"/>
    <w:rsid w:val="00A337EC"/>
    <w:rsid w:val="00A33EBA"/>
    <w:rsid w:val="00A354D0"/>
    <w:rsid w:val="00A36E00"/>
    <w:rsid w:val="00A4067D"/>
    <w:rsid w:val="00A40EBA"/>
    <w:rsid w:val="00A41701"/>
    <w:rsid w:val="00A422DE"/>
    <w:rsid w:val="00A42991"/>
    <w:rsid w:val="00A43C91"/>
    <w:rsid w:val="00A441AF"/>
    <w:rsid w:val="00A44CA7"/>
    <w:rsid w:val="00A44ED1"/>
    <w:rsid w:val="00A4502A"/>
    <w:rsid w:val="00A45B6B"/>
    <w:rsid w:val="00A462A8"/>
    <w:rsid w:val="00A46D83"/>
    <w:rsid w:val="00A52313"/>
    <w:rsid w:val="00A5336E"/>
    <w:rsid w:val="00A55A21"/>
    <w:rsid w:val="00A55B7B"/>
    <w:rsid w:val="00A56271"/>
    <w:rsid w:val="00A56910"/>
    <w:rsid w:val="00A57CC0"/>
    <w:rsid w:val="00A57E12"/>
    <w:rsid w:val="00A57F32"/>
    <w:rsid w:val="00A628AC"/>
    <w:rsid w:val="00A63AFE"/>
    <w:rsid w:val="00A650F5"/>
    <w:rsid w:val="00A65D49"/>
    <w:rsid w:val="00A70334"/>
    <w:rsid w:val="00A7242A"/>
    <w:rsid w:val="00A7246C"/>
    <w:rsid w:val="00A72B87"/>
    <w:rsid w:val="00A75943"/>
    <w:rsid w:val="00A827A8"/>
    <w:rsid w:val="00A83416"/>
    <w:rsid w:val="00A836CB"/>
    <w:rsid w:val="00A83A3E"/>
    <w:rsid w:val="00A83CCA"/>
    <w:rsid w:val="00A85ADB"/>
    <w:rsid w:val="00A867DC"/>
    <w:rsid w:val="00A901C9"/>
    <w:rsid w:val="00A90B54"/>
    <w:rsid w:val="00A93285"/>
    <w:rsid w:val="00A94983"/>
    <w:rsid w:val="00A94EAF"/>
    <w:rsid w:val="00A954E1"/>
    <w:rsid w:val="00A95685"/>
    <w:rsid w:val="00A96471"/>
    <w:rsid w:val="00A9668D"/>
    <w:rsid w:val="00A97A20"/>
    <w:rsid w:val="00A97CD9"/>
    <w:rsid w:val="00AA028F"/>
    <w:rsid w:val="00AA0B7F"/>
    <w:rsid w:val="00AA15E5"/>
    <w:rsid w:val="00AA24DC"/>
    <w:rsid w:val="00AA3F09"/>
    <w:rsid w:val="00AA3FE2"/>
    <w:rsid w:val="00AA4477"/>
    <w:rsid w:val="00AA4A77"/>
    <w:rsid w:val="00AA4E83"/>
    <w:rsid w:val="00AA5F9B"/>
    <w:rsid w:val="00AA6388"/>
    <w:rsid w:val="00AA6574"/>
    <w:rsid w:val="00AA7132"/>
    <w:rsid w:val="00AA7F10"/>
    <w:rsid w:val="00AB01A1"/>
    <w:rsid w:val="00AB0E06"/>
    <w:rsid w:val="00AB3977"/>
    <w:rsid w:val="00AB3E56"/>
    <w:rsid w:val="00AB5424"/>
    <w:rsid w:val="00AB67AC"/>
    <w:rsid w:val="00AB7816"/>
    <w:rsid w:val="00AC0815"/>
    <w:rsid w:val="00AC0B49"/>
    <w:rsid w:val="00AC16B2"/>
    <w:rsid w:val="00AC38ED"/>
    <w:rsid w:val="00AC3BBC"/>
    <w:rsid w:val="00AC48F1"/>
    <w:rsid w:val="00AC5418"/>
    <w:rsid w:val="00AC57B2"/>
    <w:rsid w:val="00AC6024"/>
    <w:rsid w:val="00AC60DB"/>
    <w:rsid w:val="00AC663A"/>
    <w:rsid w:val="00AD0ECC"/>
    <w:rsid w:val="00AD234A"/>
    <w:rsid w:val="00AD2A16"/>
    <w:rsid w:val="00AD3B18"/>
    <w:rsid w:val="00AD4A59"/>
    <w:rsid w:val="00AD7194"/>
    <w:rsid w:val="00AD75A2"/>
    <w:rsid w:val="00AE0186"/>
    <w:rsid w:val="00AE0389"/>
    <w:rsid w:val="00AE244E"/>
    <w:rsid w:val="00AE2811"/>
    <w:rsid w:val="00AE52C1"/>
    <w:rsid w:val="00AE5596"/>
    <w:rsid w:val="00AE7671"/>
    <w:rsid w:val="00AE7B19"/>
    <w:rsid w:val="00AE7D3E"/>
    <w:rsid w:val="00AE7D7F"/>
    <w:rsid w:val="00AF0BA2"/>
    <w:rsid w:val="00AF1DE9"/>
    <w:rsid w:val="00AF327C"/>
    <w:rsid w:val="00AF3E73"/>
    <w:rsid w:val="00AF5C5F"/>
    <w:rsid w:val="00B03A36"/>
    <w:rsid w:val="00B057A3"/>
    <w:rsid w:val="00B06005"/>
    <w:rsid w:val="00B07C3D"/>
    <w:rsid w:val="00B114B4"/>
    <w:rsid w:val="00B11EA0"/>
    <w:rsid w:val="00B12C67"/>
    <w:rsid w:val="00B138F0"/>
    <w:rsid w:val="00B13CA0"/>
    <w:rsid w:val="00B15A14"/>
    <w:rsid w:val="00B16172"/>
    <w:rsid w:val="00B1697F"/>
    <w:rsid w:val="00B16E2D"/>
    <w:rsid w:val="00B17A80"/>
    <w:rsid w:val="00B20813"/>
    <w:rsid w:val="00B23FB0"/>
    <w:rsid w:val="00B269DC"/>
    <w:rsid w:val="00B2785C"/>
    <w:rsid w:val="00B3414A"/>
    <w:rsid w:val="00B35076"/>
    <w:rsid w:val="00B35789"/>
    <w:rsid w:val="00B41476"/>
    <w:rsid w:val="00B417E6"/>
    <w:rsid w:val="00B42EF3"/>
    <w:rsid w:val="00B44D11"/>
    <w:rsid w:val="00B46767"/>
    <w:rsid w:val="00B468C0"/>
    <w:rsid w:val="00B47533"/>
    <w:rsid w:val="00B5457E"/>
    <w:rsid w:val="00B548F7"/>
    <w:rsid w:val="00B554F2"/>
    <w:rsid w:val="00B5560B"/>
    <w:rsid w:val="00B56954"/>
    <w:rsid w:val="00B56A19"/>
    <w:rsid w:val="00B57B5E"/>
    <w:rsid w:val="00B62BE4"/>
    <w:rsid w:val="00B63173"/>
    <w:rsid w:val="00B6457C"/>
    <w:rsid w:val="00B656AB"/>
    <w:rsid w:val="00B65888"/>
    <w:rsid w:val="00B66841"/>
    <w:rsid w:val="00B67674"/>
    <w:rsid w:val="00B70B37"/>
    <w:rsid w:val="00B7112A"/>
    <w:rsid w:val="00B71144"/>
    <w:rsid w:val="00B75296"/>
    <w:rsid w:val="00B800D5"/>
    <w:rsid w:val="00B81A0C"/>
    <w:rsid w:val="00B81D98"/>
    <w:rsid w:val="00B81F6B"/>
    <w:rsid w:val="00B821B8"/>
    <w:rsid w:val="00B82940"/>
    <w:rsid w:val="00B83F14"/>
    <w:rsid w:val="00B84052"/>
    <w:rsid w:val="00B84172"/>
    <w:rsid w:val="00B8476C"/>
    <w:rsid w:val="00B85466"/>
    <w:rsid w:val="00B85938"/>
    <w:rsid w:val="00B862CA"/>
    <w:rsid w:val="00B86390"/>
    <w:rsid w:val="00B865B9"/>
    <w:rsid w:val="00B9036C"/>
    <w:rsid w:val="00B9287D"/>
    <w:rsid w:val="00B93425"/>
    <w:rsid w:val="00B935CA"/>
    <w:rsid w:val="00B95FB3"/>
    <w:rsid w:val="00BA1C99"/>
    <w:rsid w:val="00BA205D"/>
    <w:rsid w:val="00BA352A"/>
    <w:rsid w:val="00BA4273"/>
    <w:rsid w:val="00BA4881"/>
    <w:rsid w:val="00BA7594"/>
    <w:rsid w:val="00BB0B55"/>
    <w:rsid w:val="00BB180F"/>
    <w:rsid w:val="00BB51AB"/>
    <w:rsid w:val="00BB5204"/>
    <w:rsid w:val="00BB5782"/>
    <w:rsid w:val="00BB5B3C"/>
    <w:rsid w:val="00BB6B1D"/>
    <w:rsid w:val="00BB7830"/>
    <w:rsid w:val="00BC063E"/>
    <w:rsid w:val="00BC1057"/>
    <w:rsid w:val="00BC24E5"/>
    <w:rsid w:val="00BC270B"/>
    <w:rsid w:val="00BC2889"/>
    <w:rsid w:val="00BC31F7"/>
    <w:rsid w:val="00BC3D6F"/>
    <w:rsid w:val="00BC5322"/>
    <w:rsid w:val="00BC5676"/>
    <w:rsid w:val="00BC6E3F"/>
    <w:rsid w:val="00BC71A5"/>
    <w:rsid w:val="00BD0C78"/>
    <w:rsid w:val="00BD0E51"/>
    <w:rsid w:val="00BD20AF"/>
    <w:rsid w:val="00BD31E9"/>
    <w:rsid w:val="00BD4752"/>
    <w:rsid w:val="00BD48C2"/>
    <w:rsid w:val="00BD7D48"/>
    <w:rsid w:val="00BD7F2B"/>
    <w:rsid w:val="00BE10C2"/>
    <w:rsid w:val="00BE2140"/>
    <w:rsid w:val="00BE27B4"/>
    <w:rsid w:val="00BE4F16"/>
    <w:rsid w:val="00BE516D"/>
    <w:rsid w:val="00BE61AA"/>
    <w:rsid w:val="00BE72F7"/>
    <w:rsid w:val="00BE795B"/>
    <w:rsid w:val="00BE7BEF"/>
    <w:rsid w:val="00BF3977"/>
    <w:rsid w:val="00BF3AF2"/>
    <w:rsid w:val="00BF3C62"/>
    <w:rsid w:val="00BF45F0"/>
    <w:rsid w:val="00BF4E90"/>
    <w:rsid w:val="00C004B0"/>
    <w:rsid w:val="00C00D43"/>
    <w:rsid w:val="00C021FF"/>
    <w:rsid w:val="00C02C3E"/>
    <w:rsid w:val="00C02F04"/>
    <w:rsid w:val="00C07599"/>
    <w:rsid w:val="00C076EC"/>
    <w:rsid w:val="00C10F33"/>
    <w:rsid w:val="00C1110F"/>
    <w:rsid w:val="00C1205F"/>
    <w:rsid w:val="00C155CB"/>
    <w:rsid w:val="00C161F8"/>
    <w:rsid w:val="00C162BA"/>
    <w:rsid w:val="00C21430"/>
    <w:rsid w:val="00C22531"/>
    <w:rsid w:val="00C24BFC"/>
    <w:rsid w:val="00C253C3"/>
    <w:rsid w:val="00C31A3A"/>
    <w:rsid w:val="00C31B18"/>
    <w:rsid w:val="00C320A1"/>
    <w:rsid w:val="00C3297E"/>
    <w:rsid w:val="00C3596B"/>
    <w:rsid w:val="00C363A2"/>
    <w:rsid w:val="00C37239"/>
    <w:rsid w:val="00C4062F"/>
    <w:rsid w:val="00C408B7"/>
    <w:rsid w:val="00C413FF"/>
    <w:rsid w:val="00C41732"/>
    <w:rsid w:val="00C42140"/>
    <w:rsid w:val="00C427F3"/>
    <w:rsid w:val="00C43DF1"/>
    <w:rsid w:val="00C454A4"/>
    <w:rsid w:val="00C4722A"/>
    <w:rsid w:val="00C47D14"/>
    <w:rsid w:val="00C50F52"/>
    <w:rsid w:val="00C524A1"/>
    <w:rsid w:val="00C54261"/>
    <w:rsid w:val="00C5490A"/>
    <w:rsid w:val="00C562BA"/>
    <w:rsid w:val="00C56A40"/>
    <w:rsid w:val="00C5722B"/>
    <w:rsid w:val="00C60F50"/>
    <w:rsid w:val="00C66181"/>
    <w:rsid w:val="00C66DE6"/>
    <w:rsid w:val="00C703EA"/>
    <w:rsid w:val="00C70DF3"/>
    <w:rsid w:val="00C71854"/>
    <w:rsid w:val="00C7261E"/>
    <w:rsid w:val="00C731AD"/>
    <w:rsid w:val="00C73ACF"/>
    <w:rsid w:val="00C74039"/>
    <w:rsid w:val="00C74F74"/>
    <w:rsid w:val="00C751D4"/>
    <w:rsid w:val="00C75D7B"/>
    <w:rsid w:val="00C76707"/>
    <w:rsid w:val="00C7703A"/>
    <w:rsid w:val="00C77351"/>
    <w:rsid w:val="00C808EC"/>
    <w:rsid w:val="00C81DC4"/>
    <w:rsid w:val="00C81FB4"/>
    <w:rsid w:val="00C82AE5"/>
    <w:rsid w:val="00C82C03"/>
    <w:rsid w:val="00C86A77"/>
    <w:rsid w:val="00C86F9C"/>
    <w:rsid w:val="00C903CC"/>
    <w:rsid w:val="00C91BB5"/>
    <w:rsid w:val="00C92A57"/>
    <w:rsid w:val="00C92D6C"/>
    <w:rsid w:val="00C9519C"/>
    <w:rsid w:val="00C95F71"/>
    <w:rsid w:val="00C96DC7"/>
    <w:rsid w:val="00C97396"/>
    <w:rsid w:val="00CA0729"/>
    <w:rsid w:val="00CA289E"/>
    <w:rsid w:val="00CA384E"/>
    <w:rsid w:val="00CA3B0A"/>
    <w:rsid w:val="00CA4C3D"/>
    <w:rsid w:val="00CA5C97"/>
    <w:rsid w:val="00CA73E0"/>
    <w:rsid w:val="00CB03FD"/>
    <w:rsid w:val="00CB107E"/>
    <w:rsid w:val="00CB2132"/>
    <w:rsid w:val="00CB2675"/>
    <w:rsid w:val="00CB2C2C"/>
    <w:rsid w:val="00CB4302"/>
    <w:rsid w:val="00CB6538"/>
    <w:rsid w:val="00CB6E7D"/>
    <w:rsid w:val="00CB7178"/>
    <w:rsid w:val="00CB76AA"/>
    <w:rsid w:val="00CB7EA0"/>
    <w:rsid w:val="00CC2AB6"/>
    <w:rsid w:val="00CC2F76"/>
    <w:rsid w:val="00CC3D12"/>
    <w:rsid w:val="00CC4068"/>
    <w:rsid w:val="00CC4EFA"/>
    <w:rsid w:val="00CC5BA6"/>
    <w:rsid w:val="00CC5EAE"/>
    <w:rsid w:val="00CC6A92"/>
    <w:rsid w:val="00CC77A3"/>
    <w:rsid w:val="00CD160F"/>
    <w:rsid w:val="00CD19F9"/>
    <w:rsid w:val="00CD1D5F"/>
    <w:rsid w:val="00CD25EE"/>
    <w:rsid w:val="00CD3FBF"/>
    <w:rsid w:val="00CD56E2"/>
    <w:rsid w:val="00CD5EDE"/>
    <w:rsid w:val="00CD6373"/>
    <w:rsid w:val="00CD7D5A"/>
    <w:rsid w:val="00CE2FAF"/>
    <w:rsid w:val="00CE30EF"/>
    <w:rsid w:val="00CE45A0"/>
    <w:rsid w:val="00CE4839"/>
    <w:rsid w:val="00CE4F51"/>
    <w:rsid w:val="00CE6193"/>
    <w:rsid w:val="00CE74CD"/>
    <w:rsid w:val="00CF0188"/>
    <w:rsid w:val="00CF09C9"/>
    <w:rsid w:val="00CF0C1D"/>
    <w:rsid w:val="00CF16A4"/>
    <w:rsid w:val="00CF1A30"/>
    <w:rsid w:val="00CF2501"/>
    <w:rsid w:val="00CF415C"/>
    <w:rsid w:val="00CF5F17"/>
    <w:rsid w:val="00D00BA5"/>
    <w:rsid w:val="00D01016"/>
    <w:rsid w:val="00D01B1A"/>
    <w:rsid w:val="00D01D55"/>
    <w:rsid w:val="00D034E6"/>
    <w:rsid w:val="00D04755"/>
    <w:rsid w:val="00D04BDB"/>
    <w:rsid w:val="00D05C95"/>
    <w:rsid w:val="00D05E17"/>
    <w:rsid w:val="00D06518"/>
    <w:rsid w:val="00D06EF2"/>
    <w:rsid w:val="00D1066F"/>
    <w:rsid w:val="00D10B70"/>
    <w:rsid w:val="00D1189E"/>
    <w:rsid w:val="00D119DE"/>
    <w:rsid w:val="00D12C4D"/>
    <w:rsid w:val="00D1317F"/>
    <w:rsid w:val="00D208E6"/>
    <w:rsid w:val="00D20E67"/>
    <w:rsid w:val="00D2255C"/>
    <w:rsid w:val="00D22F74"/>
    <w:rsid w:val="00D232F5"/>
    <w:rsid w:val="00D257AD"/>
    <w:rsid w:val="00D2763D"/>
    <w:rsid w:val="00D27716"/>
    <w:rsid w:val="00D314FB"/>
    <w:rsid w:val="00D32637"/>
    <w:rsid w:val="00D32F72"/>
    <w:rsid w:val="00D33732"/>
    <w:rsid w:val="00D344EB"/>
    <w:rsid w:val="00D34585"/>
    <w:rsid w:val="00D3460C"/>
    <w:rsid w:val="00D34869"/>
    <w:rsid w:val="00D348A6"/>
    <w:rsid w:val="00D35918"/>
    <w:rsid w:val="00D375C4"/>
    <w:rsid w:val="00D375D1"/>
    <w:rsid w:val="00D37D5B"/>
    <w:rsid w:val="00D40808"/>
    <w:rsid w:val="00D41421"/>
    <w:rsid w:val="00D41FAA"/>
    <w:rsid w:val="00D423AE"/>
    <w:rsid w:val="00D424E2"/>
    <w:rsid w:val="00D4265C"/>
    <w:rsid w:val="00D42B07"/>
    <w:rsid w:val="00D444C9"/>
    <w:rsid w:val="00D44894"/>
    <w:rsid w:val="00D47A77"/>
    <w:rsid w:val="00D50829"/>
    <w:rsid w:val="00D50B30"/>
    <w:rsid w:val="00D515A5"/>
    <w:rsid w:val="00D5340F"/>
    <w:rsid w:val="00D54553"/>
    <w:rsid w:val="00D5537D"/>
    <w:rsid w:val="00D55991"/>
    <w:rsid w:val="00D55E10"/>
    <w:rsid w:val="00D60F8F"/>
    <w:rsid w:val="00D610B6"/>
    <w:rsid w:val="00D624D4"/>
    <w:rsid w:val="00D62FF5"/>
    <w:rsid w:val="00D63838"/>
    <w:rsid w:val="00D64F10"/>
    <w:rsid w:val="00D651E1"/>
    <w:rsid w:val="00D654CE"/>
    <w:rsid w:val="00D65A7A"/>
    <w:rsid w:val="00D66FE1"/>
    <w:rsid w:val="00D6789A"/>
    <w:rsid w:val="00D679DB"/>
    <w:rsid w:val="00D67CB9"/>
    <w:rsid w:val="00D709EF"/>
    <w:rsid w:val="00D710A5"/>
    <w:rsid w:val="00D73569"/>
    <w:rsid w:val="00D74B3F"/>
    <w:rsid w:val="00D755B2"/>
    <w:rsid w:val="00D765F0"/>
    <w:rsid w:val="00D76C66"/>
    <w:rsid w:val="00D83596"/>
    <w:rsid w:val="00D841E1"/>
    <w:rsid w:val="00D849BB"/>
    <w:rsid w:val="00D851BF"/>
    <w:rsid w:val="00D85653"/>
    <w:rsid w:val="00D86B49"/>
    <w:rsid w:val="00D93690"/>
    <w:rsid w:val="00D9423A"/>
    <w:rsid w:val="00D944B2"/>
    <w:rsid w:val="00D948B7"/>
    <w:rsid w:val="00D9579B"/>
    <w:rsid w:val="00D9758A"/>
    <w:rsid w:val="00D97DFE"/>
    <w:rsid w:val="00DA09DD"/>
    <w:rsid w:val="00DA1CF2"/>
    <w:rsid w:val="00DA25DD"/>
    <w:rsid w:val="00DA2888"/>
    <w:rsid w:val="00DA6763"/>
    <w:rsid w:val="00DB1A6F"/>
    <w:rsid w:val="00DB2CA7"/>
    <w:rsid w:val="00DB6D3F"/>
    <w:rsid w:val="00DB7F11"/>
    <w:rsid w:val="00DC02DD"/>
    <w:rsid w:val="00DC06B5"/>
    <w:rsid w:val="00DC2F5E"/>
    <w:rsid w:val="00DC44A0"/>
    <w:rsid w:val="00DC5485"/>
    <w:rsid w:val="00DC5C21"/>
    <w:rsid w:val="00DD169E"/>
    <w:rsid w:val="00DD32E8"/>
    <w:rsid w:val="00DD3B37"/>
    <w:rsid w:val="00DD3B8A"/>
    <w:rsid w:val="00DD536C"/>
    <w:rsid w:val="00DD6D10"/>
    <w:rsid w:val="00DD6F4B"/>
    <w:rsid w:val="00DD7084"/>
    <w:rsid w:val="00DE003D"/>
    <w:rsid w:val="00DE21F9"/>
    <w:rsid w:val="00DE46F5"/>
    <w:rsid w:val="00DE7828"/>
    <w:rsid w:val="00DF12E8"/>
    <w:rsid w:val="00DF1FBD"/>
    <w:rsid w:val="00DF2CED"/>
    <w:rsid w:val="00DF44F9"/>
    <w:rsid w:val="00E005E0"/>
    <w:rsid w:val="00E00935"/>
    <w:rsid w:val="00E011F6"/>
    <w:rsid w:val="00E02676"/>
    <w:rsid w:val="00E02CC5"/>
    <w:rsid w:val="00E066E1"/>
    <w:rsid w:val="00E07045"/>
    <w:rsid w:val="00E1015C"/>
    <w:rsid w:val="00E101E7"/>
    <w:rsid w:val="00E13228"/>
    <w:rsid w:val="00E14E1A"/>
    <w:rsid w:val="00E15F94"/>
    <w:rsid w:val="00E16DD6"/>
    <w:rsid w:val="00E17923"/>
    <w:rsid w:val="00E20B6F"/>
    <w:rsid w:val="00E216AE"/>
    <w:rsid w:val="00E219EE"/>
    <w:rsid w:val="00E22820"/>
    <w:rsid w:val="00E22CA2"/>
    <w:rsid w:val="00E244E1"/>
    <w:rsid w:val="00E24BF6"/>
    <w:rsid w:val="00E263BF"/>
    <w:rsid w:val="00E264EE"/>
    <w:rsid w:val="00E265B5"/>
    <w:rsid w:val="00E26E15"/>
    <w:rsid w:val="00E275B1"/>
    <w:rsid w:val="00E27953"/>
    <w:rsid w:val="00E2796F"/>
    <w:rsid w:val="00E31CD5"/>
    <w:rsid w:val="00E34942"/>
    <w:rsid w:val="00E35744"/>
    <w:rsid w:val="00E35A00"/>
    <w:rsid w:val="00E36AAC"/>
    <w:rsid w:val="00E40664"/>
    <w:rsid w:val="00E40D33"/>
    <w:rsid w:val="00E41679"/>
    <w:rsid w:val="00E41C0E"/>
    <w:rsid w:val="00E50EA6"/>
    <w:rsid w:val="00E51EF4"/>
    <w:rsid w:val="00E543B1"/>
    <w:rsid w:val="00E55682"/>
    <w:rsid w:val="00E5592D"/>
    <w:rsid w:val="00E60E1F"/>
    <w:rsid w:val="00E60F49"/>
    <w:rsid w:val="00E60FFF"/>
    <w:rsid w:val="00E613FA"/>
    <w:rsid w:val="00E62A47"/>
    <w:rsid w:val="00E6520A"/>
    <w:rsid w:val="00E652D1"/>
    <w:rsid w:val="00E6582D"/>
    <w:rsid w:val="00E67D9E"/>
    <w:rsid w:val="00E67F75"/>
    <w:rsid w:val="00E7180E"/>
    <w:rsid w:val="00E727E3"/>
    <w:rsid w:val="00E75DAF"/>
    <w:rsid w:val="00E82EE7"/>
    <w:rsid w:val="00E83D48"/>
    <w:rsid w:val="00E84856"/>
    <w:rsid w:val="00E84F13"/>
    <w:rsid w:val="00E85B43"/>
    <w:rsid w:val="00E85BC5"/>
    <w:rsid w:val="00E910D0"/>
    <w:rsid w:val="00E92577"/>
    <w:rsid w:val="00E92597"/>
    <w:rsid w:val="00E92877"/>
    <w:rsid w:val="00E9370B"/>
    <w:rsid w:val="00E938EB"/>
    <w:rsid w:val="00E95163"/>
    <w:rsid w:val="00E97762"/>
    <w:rsid w:val="00EA150B"/>
    <w:rsid w:val="00EA2D90"/>
    <w:rsid w:val="00EA335D"/>
    <w:rsid w:val="00EA3C27"/>
    <w:rsid w:val="00EA7374"/>
    <w:rsid w:val="00EB1913"/>
    <w:rsid w:val="00EB1C1A"/>
    <w:rsid w:val="00EB2D2F"/>
    <w:rsid w:val="00EB38C1"/>
    <w:rsid w:val="00EB38F1"/>
    <w:rsid w:val="00EB3AB0"/>
    <w:rsid w:val="00EB4628"/>
    <w:rsid w:val="00EB4734"/>
    <w:rsid w:val="00EB578F"/>
    <w:rsid w:val="00EB63AE"/>
    <w:rsid w:val="00EB6B28"/>
    <w:rsid w:val="00EB6D92"/>
    <w:rsid w:val="00EC0740"/>
    <w:rsid w:val="00EC0F6D"/>
    <w:rsid w:val="00EC109C"/>
    <w:rsid w:val="00EC10FA"/>
    <w:rsid w:val="00EC136A"/>
    <w:rsid w:val="00EC2C06"/>
    <w:rsid w:val="00EC48BC"/>
    <w:rsid w:val="00EC6EEE"/>
    <w:rsid w:val="00ED00F9"/>
    <w:rsid w:val="00ED19FC"/>
    <w:rsid w:val="00ED1B49"/>
    <w:rsid w:val="00ED7D7C"/>
    <w:rsid w:val="00EE04BD"/>
    <w:rsid w:val="00EE05D3"/>
    <w:rsid w:val="00EE068D"/>
    <w:rsid w:val="00EE08E8"/>
    <w:rsid w:val="00EE12F4"/>
    <w:rsid w:val="00EE1567"/>
    <w:rsid w:val="00EE29AA"/>
    <w:rsid w:val="00EE2AA8"/>
    <w:rsid w:val="00EE2BFB"/>
    <w:rsid w:val="00EE369D"/>
    <w:rsid w:val="00EE4D5E"/>
    <w:rsid w:val="00EE53B4"/>
    <w:rsid w:val="00EE6AC0"/>
    <w:rsid w:val="00EF0DDD"/>
    <w:rsid w:val="00EF1CC3"/>
    <w:rsid w:val="00EF273D"/>
    <w:rsid w:val="00EF3719"/>
    <w:rsid w:val="00EF4FF8"/>
    <w:rsid w:val="00EF565E"/>
    <w:rsid w:val="00EF6622"/>
    <w:rsid w:val="00F00068"/>
    <w:rsid w:val="00F024A7"/>
    <w:rsid w:val="00F03169"/>
    <w:rsid w:val="00F03DF5"/>
    <w:rsid w:val="00F04FE0"/>
    <w:rsid w:val="00F05161"/>
    <w:rsid w:val="00F05C2C"/>
    <w:rsid w:val="00F112B2"/>
    <w:rsid w:val="00F11724"/>
    <w:rsid w:val="00F14375"/>
    <w:rsid w:val="00F1486A"/>
    <w:rsid w:val="00F14F93"/>
    <w:rsid w:val="00F1596C"/>
    <w:rsid w:val="00F15B61"/>
    <w:rsid w:val="00F17A41"/>
    <w:rsid w:val="00F2042C"/>
    <w:rsid w:val="00F213A7"/>
    <w:rsid w:val="00F21C74"/>
    <w:rsid w:val="00F21DDA"/>
    <w:rsid w:val="00F225F0"/>
    <w:rsid w:val="00F22BF8"/>
    <w:rsid w:val="00F230B5"/>
    <w:rsid w:val="00F23503"/>
    <w:rsid w:val="00F24EC9"/>
    <w:rsid w:val="00F27186"/>
    <w:rsid w:val="00F31E5D"/>
    <w:rsid w:val="00F33BE3"/>
    <w:rsid w:val="00F343B7"/>
    <w:rsid w:val="00F354CC"/>
    <w:rsid w:val="00F35F82"/>
    <w:rsid w:val="00F37445"/>
    <w:rsid w:val="00F379B1"/>
    <w:rsid w:val="00F37D2E"/>
    <w:rsid w:val="00F431D8"/>
    <w:rsid w:val="00F43EDF"/>
    <w:rsid w:val="00F447DE"/>
    <w:rsid w:val="00F478BC"/>
    <w:rsid w:val="00F47CBC"/>
    <w:rsid w:val="00F50508"/>
    <w:rsid w:val="00F5138D"/>
    <w:rsid w:val="00F523DD"/>
    <w:rsid w:val="00F526BD"/>
    <w:rsid w:val="00F52EA6"/>
    <w:rsid w:val="00F556AE"/>
    <w:rsid w:val="00F55F0D"/>
    <w:rsid w:val="00F5719F"/>
    <w:rsid w:val="00F600E4"/>
    <w:rsid w:val="00F6070C"/>
    <w:rsid w:val="00F616CD"/>
    <w:rsid w:val="00F61CD6"/>
    <w:rsid w:val="00F61E67"/>
    <w:rsid w:val="00F62FBF"/>
    <w:rsid w:val="00F65E4C"/>
    <w:rsid w:val="00F666D7"/>
    <w:rsid w:val="00F67E71"/>
    <w:rsid w:val="00F70952"/>
    <w:rsid w:val="00F7289A"/>
    <w:rsid w:val="00F72F9B"/>
    <w:rsid w:val="00F74759"/>
    <w:rsid w:val="00F7499A"/>
    <w:rsid w:val="00F74E5D"/>
    <w:rsid w:val="00F7550D"/>
    <w:rsid w:val="00F7554C"/>
    <w:rsid w:val="00F75E09"/>
    <w:rsid w:val="00F762D8"/>
    <w:rsid w:val="00F7727A"/>
    <w:rsid w:val="00F81066"/>
    <w:rsid w:val="00F811B2"/>
    <w:rsid w:val="00F81266"/>
    <w:rsid w:val="00F82276"/>
    <w:rsid w:val="00F82E0D"/>
    <w:rsid w:val="00F86813"/>
    <w:rsid w:val="00F8733C"/>
    <w:rsid w:val="00F879DC"/>
    <w:rsid w:val="00F90335"/>
    <w:rsid w:val="00F9081D"/>
    <w:rsid w:val="00F90D45"/>
    <w:rsid w:val="00F9108D"/>
    <w:rsid w:val="00F91E73"/>
    <w:rsid w:val="00F93A76"/>
    <w:rsid w:val="00F94838"/>
    <w:rsid w:val="00F9512F"/>
    <w:rsid w:val="00F96864"/>
    <w:rsid w:val="00F96D72"/>
    <w:rsid w:val="00F9751B"/>
    <w:rsid w:val="00FA0B39"/>
    <w:rsid w:val="00FA13A0"/>
    <w:rsid w:val="00FA17FD"/>
    <w:rsid w:val="00FA1AED"/>
    <w:rsid w:val="00FA1DF5"/>
    <w:rsid w:val="00FA2C95"/>
    <w:rsid w:val="00FA332D"/>
    <w:rsid w:val="00FA5D91"/>
    <w:rsid w:val="00FA7174"/>
    <w:rsid w:val="00FB0A92"/>
    <w:rsid w:val="00FB1021"/>
    <w:rsid w:val="00FB32B9"/>
    <w:rsid w:val="00FB3D0C"/>
    <w:rsid w:val="00FB3F31"/>
    <w:rsid w:val="00FB48B6"/>
    <w:rsid w:val="00FB55AE"/>
    <w:rsid w:val="00FB58E4"/>
    <w:rsid w:val="00FC2094"/>
    <w:rsid w:val="00FC22FC"/>
    <w:rsid w:val="00FC2CEC"/>
    <w:rsid w:val="00FC6B13"/>
    <w:rsid w:val="00FD1E6D"/>
    <w:rsid w:val="00FD2D63"/>
    <w:rsid w:val="00FD2E37"/>
    <w:rsid w:val="00FD344C"/>
    <w:rsid w:val="00FD4512"/>
    <w:rsid w:val="00FD50EF"/>
    <w:rsid w:val="00FD5627"/>
    <w:rsid w:val="00FD6315"/>
    <w:rsid w:val="00FD6A20"/>
    <w:rsid w:val="00FD6FCF"/>
    <w:rsid w:val="00FE01DD"/>
    <w:rsid w:val="00FE020E"/>
    <w:rsid w:val="00FE1542"/>
    <w:rsid w:val="00FE20FC"/>
    <w:rsid w:val="00FE21BB"/>
    <w:rsid w:val="00FE2691"/>
    <w:rsid w:val="00FE2805"/>
    <w:rsid w:val="00FE35F9"/>
    <w:rsid w:val="00FE3EFC"/>
    <w:rsid w:val="00FE56C2"/>
    <w:rsid w:val="00FE5989"/>
    <w:rsid w:val="00FE6158"/>
    <w:rsid w:val="00FE6EF8"/>
    <w:rsid w:val="00FE7C00"/>
    <w:rsid w:val="00FF0A59"/>
    <w:rsid w:val="00FF3808"/>
    <w:rsid w:val="00FF3941"/>
    <w:rsid w:val="00FF594E"/>
    <w:rsid w:val="00FF66DE"/>
    <w:rsid w:val="00FF6C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1AB8B"/>
  <w15:docId w15:val="{8999CBA3-240A-40C4-B805-9B5AC2EF9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F158C"/>
    <w:rPr>
      <w:rFonts w:ascii="Arial" w:hAnsi="Arial"/>
    </w:rPr>
  </w:style>
  <w:style w:type="paragraph" w:styleId="berschrift1">
    <w:name w:val="heading 1"/>
    <w:basedOn w:val="Standard"/>
    <w:next w:val="Standard"/>
    <w:link w:val="berschrift1Zchn"/>
    <w:uiPriority w:val="9"/>
    <w:qFormat/>
    <w:rsid w:val="00F230B5"/>
    <w:pPr>
      <w:keepNext/>
      <w:keepLines/>
      <w:numPr>
        <w:numId w:val="1"/>
      </w:numPr>
      <w:spacing w:before="240" w:after="0"/>
      <w:outlineLvl w:val="0"/>
    </w:pPr>
    <w:rPr>
      <w:rFonts w:asciiTheme="majorHAnsi" w:eastAsiaTheme="majorEastAsia" w:hAnsiTheme="majorHAnsi" w:cstheme="majorBidi"/>
      <w:b/>
      <w:sz w:val="40"/>
      <w:szCs w:val="32"/>
    </w:rPr>
  </w:style>
  <w:style w:type="paragraph" w:styleId="berschrift2">
    <w:name w:val="heading 2"/>
    <w:basedOn w:val="Standard"/>
    <w:next w:val="Standard"/>
    <w:link w:val="berschrift2Zchn"/>
    <w:uiPriority w:val="9"/>
    <w:qFormat/>
    <w:rsid w:val="00B114B4"/>
    <w:pPr>
      <w:keepNext/>
      <w:keepLines/>
      <w:numPr>
        <w:ilvl w:val="1"/>
        <w:numId w:val="1"/>
      </w:numPr>
      <w:spacing w:before="280" w:after="240"/>
      <w:outlineLvl w:val="1"/>
    </w:pPr>
    <w:rPr>
      <w:rFonts w:asciiTheme="majorHAnsi" w:eastAsiaTheme="majorEastAsia" w:hAnsiTheme="majorHAnsi" w:cstheme="majorBidi"/>
      <w:b/>
      <w:sz w:val="36"/>
      <w:szCs w:val="26"/>
    </w:rPr>
  </w:style>
  <w:style w:type="paragraph" w:styleId="berschrift3">
    <w:name w:val="heading 3"/>
    <w:basedOn w:val="Standard"/>
    <w:next w:val="Standard"/>
    <w:link w:val="berschrift3Zchn"/>
    <w:autoRedefine/>
    <w:uiPriority w:val="9"/>
    <w:qFormat/>
    <w:rsid w:val="00644053"/>
    <w:pPr>
      <w:keepNext/>
      <w:keepLines/>
      <w:numPr>
        <w:ilvl w:val="2"/>
        <w:numId w:val="1"/>
      </w:numPr>
      <w:spacing w:before="520" w:after="480" w:line="240" w:lineRule="auto"/>
      <w:ind w:left="1224"/>
      <w:outlineLvl w:val="2"/>
    </w:pPr>
    <w:rPr>
      <w:rFonts w:asciiTheme="majorHAnsi" w:eastAsiaTheme="majorEastAsia" w:hAnsiTheme="majorHAnsi" w:cstheme="majorBidi"/>
      <w:b/>
      <w:noProof/>
      <w:color w:val="000000" w:themeColor="text1"/>
      <w:sz w:val="32"/>
      <w:szCs w:val="24"/>
    </w:rPr>
  </w:style>
  <w:style w:type="paragraph" w:styleId="berschrift4">
    <w:name w:val="heading 4"/>
    <w:basedOn w:val="Standard"/>
    <w:next w:val="Standard"/>
    <w:link w:val="berschrift4Zchn"/>
    <w:uiPriority w:val="9"/>
    <w:unhideWhenUsed/>
    <w:rsid w:val="00922793"/>
    <w:pPr>
      <w:keepNext/>
      <w:keepLines/>
      <w:numPr>
        <w:ilvl w:val="3"/>
        <w:numId w:val="3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922793"/>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rsid w:val="00922793"/>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rsid w:val="0092279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2279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berschrift4"/>
    <w:next w:val="Standard"/>
    <w:link w:val="berschrift9Zchn"/>
    <w:uiPriority w:val="9"/>
    <w:unhideWhenUsed/>
    <w:qFormat/>
    <w:rsid w:val="00CF415C"/>
    <w:pPr>
      <w:spacing w:before="280" w:after="240"/>
      <w:outlineLvl w:val="8"/>
    </w:pPr>
    <w:rPr>
      <w:b/>
      <w:i w:val="0"/>
      <w:iCs w:val="0"/>
      <w:color w:val="272727" w:themeColor="text1" w:themeTint="D8"/>
      <w:sz w:val="2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50C9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0C92"/>
  </w:style>
  <w:style w:type="paragraph" w:styleId="Fuzeile">
    <w:name w:val="footer"/>
    <w:basedOn w:val="Standard"/>
    <w:link w:val="FuzeileZchn"/>
    <w:uiPriority w:val="99"/>
    <w:unhideWhenUsed/>
    <w:rsid w:val="00050C9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0C92"/>
  </w:style>
  <w:style w:type="paragraph" w:styleId="KeinLeerraum">
    <w:name w:val="No Spacing"/>
    <w:uiPriority w:val="11"/>
    <w:rsid w:val="00050C92"/>
    <w:pPr>
      <w:spacing w:after="0" w:line="240" w:lineRule="auto"/>
    </w:pPr>
    <w:rPr>
      <w:rFonts w:ascii="Arial" w:hAnsi="Arial"/>
    </w:rPr>
  </w:style>
  <w:style w:type="character" w:customStyle="1" w:styleId="berschrift1Zchn">
    <w:name w:val="Überschrift 1 Zchn"/>
    <w:basedOn w:val="Absatz-Standardschriftart"/>
    <w:link w:val="berschrift1"/>
    <w:uiPriority w:val="9"/>
    <w:rsid w:val="00F230B5"/>
    <w:rPr>
      <w:rFonts w:asciiTheme="majorHAnsi" w:eastAsiaTheme="majorEastAsia" w:hAnsiTheme="majorHAnsi" w:cstheme="majorBidi"/>
      <w:b/>
      <w:sz w:val="40"/>
      <w:szCs w:val="32"/>
    </w:rPr>
  </w:style>
  <w:style w:type="character" w:customStyle="1" w:styleId="berschrift2Zchn">
    <w:name w:val="Überschrift 2 Zchn"/>
    <w:basedOn w:val="Absatz-Standardschriftart"/>
    <w:link w:val="berschrift2"/>
    <w:uiPriority w:val="9"/>
    <w:rsid w:val="00B114B4"/>
    <w:rPr>
      <w:rFonts w:asciiTheme="majorHAnsi" w:eastAsiaTheme="majorEastAsia" w:hAnsiTheme="majorHAnsi" w:cstheme="majorBidi"/>
      <w:b/>
      <w:sz w:val="36"/>
      <w:szCs w:val="26"/>
    </w:rPr>
  </w:style>
  <w:style w:type="paragraph" w:styleId="Titel">
    <w:name w:val="Title"/>
    <w:basedOn w:val="Standard"/>
    <w:next w:val="Standard"/>
    <w:link w:val="TitelZchn"/>
    <w:uiPriority w:val="10"/>
    <w:qFormat/>
    <w:rsid w:val="00050C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50C9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050C92"/>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50C92"/>
    <w:rPr>
      <w:rFonts w:eastAsiaTheme="minorEastAsia"/>
      <w:color w:val="5A5A5A" w:themeColor="text1" w:themeTint="A5"/>
      <w:spacing w:val="15"/>
    </w:rPr>
  </w:style>
  <w:style w:type="character" w:customStyle="1" w:styleId="berschrift4Zchn">
    <w:name w:val="Überschrift 4 Zchn"/>
    <w:basedOn w:val="Absatz-Standardschriftart"/>
    <w:link w:val="berschrift4"/>
    <w:uiPriority w:val="9"/>
    <w:rsid w:val="00922793"/>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644053"/>
    <w:rPr>
      <w:rFonts w:asciiTheme="majorHAnsi" w:eastAsiaTheme="majorEastAsia" w:hAnsiTheme="majorHAnsi" w:cstheme="majorBidi"/>
      <w:b/>
      <w:noProof/>
      <w:color w:val="000000" w:themeColor="text1"/>
      <w:sz w:val="32"/>
      <w:szCs w:val="24"/>
    </w:rPr>
  </w:style>
  <w:style w:type="character" w:customStyle="1" w:styleId="berschrift5Zchn">
    <w:name w:val="Überschrift 5 Zchn"/>
    <w:basedOn w:val="Absatz-Standardschriftart"/>
    <w:link w:val="berschrift5"/>
    <w:uiPriority w:val="9"/>
    <w:rsid w:val="0092279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92279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22793"/>
    <w:rPr>
      <w:rFonts w:asciiTheme="majorHAnsi" w:eastAsiaTheme="majorEastAsia" w:hAnsiTheme="majorHAnsi" w:cstheme="majorBidi"/>
      <w:i/>
      <w:iCs/>
      <w:color w:val="1F3763" w:themeColor="accent1" w:themeShade="7F"/>
    </w:rPr>
  </w:style>
  <w:style w:type="paragraph" w:styleId="Abbildungsverzeichnis">
    <w:name w:val="table of figures"/>
    <w:basedOn w:val="Standard"/>
    <w:next w:val="Standard"/>
    <w:uiPriority w:val="99"/>
    <w:unhideWhenUsed/>
    <w:rsid w:val="00E35744"/>
    <w:pPr>
      <w:spacing w:after="0"/>
    </w:pPr>
  </w:style>
  <w:style w:type="character" w:customStyle="1" w:styleId="berschrift8Zchn">
    <w:name w:val="Überschrift 8 Zchn"/>
    <w:basedOn w:val="Absatz-Standardschriftart"/>
    <w:link w:val="berschrift8"/>
    <w:uiPriority w:val="9"/>
    <w:semiHidden/>
    <w:rsid w:val="0092279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CF415C"/>
    <w:rPr>
      <w:rFonts w:asciiTheme="majorHAnsi" w:eastAsiaTheme="majorEastAsia" w:hAnsiTheme="majorHAnsi" w:cstheme="majorBidi"/>
      <w:b/>
      <w:color w:val="272727" w:themeColor="text1" w:themeTint="D8"/>
      <w:sz w:val="28"/>
      <w:szCs w:val="21"/>
    </w:rPr>
  </w:style>
  <w:style w:type="character" w:styleId="Hyperlink">
    <w:name w:val="Hyperlink"/>
    <w:basedOn w:val="Absatz-Standardschriftart"/>
    <w:uiPriority w:val="99"/>
    <w:unhideWhenUsed/>
    <w:rsid w:val="00C7261E"/>
    <w:rPr>
      <w:color w:val="0563C1" w:themeColor="hyperlink"/>
      <w:u w:val="single"/>
    </w:rPr>
  </w:style>
  <w:style w:type="character" w:styleId="NichtaufgelsteErwhnung">
    <w:name w:val="Unresolved Mention"/>
    <w:basedOn w:val="Absatz-Standardschriftart"/>
    <w:uiPriority w:val="99"/>
    <w:semiHidden/>
    <w:unhideWhenUsed/>
    <w:rsid w:val="00C7261E"/>
    <w:rPr>
      <w:color w:val="605E5C"/>
      <w:shd w:val="clear" w:color="auto" w:fill="E1DFDD"/>
    </w:rPr>
  </w:style>
  <w:style w:type="paragraph" w:styleId="Inhaltsverzeichnisberschrift">
    <w:name w:val="TOC Heading"/>
    <w:basedOn w:val="berschrift1"/>
    <w:next w:val="Standard"/>
    <w:uiPriority w:val="39"/>
    <w:unhideWhenUsed/>
    <w:qFormat/>
    <w:rsid w:val="00B35076"/>
    <w:pPr>
      <w:numPr>
        <w:numId w:val="0"/>
      </w:numPr>
      <w:outlineLvl w:val="9"/>
    </w:pPr>
    <w:rPr>
      <w:b w:val="0"/>
      <w:color w:val="2F5496" w:themeColor="accent1" w:themeShade="BF"/>
      <w:sz w:val="32"/>
      <w:lang w:eastAsia="de-CH"/>
    </w:rPr>
  </w:style>
  <w:style w:type="paragraph" w:styleId="Verzeichnis1">
    <w:name w:val="toc 1"/>
    <w:basedOn w:val="Standard"/>
    <w:next w:val="Standard"/>
    <w:autoRedefine/>
    <w:uiPriority w:val="39"/>
    <w:unhideWhenUsed/>
    <w:rsid w:val="00B35076"/>
    <w:pPr>
      <w:spacing w:after="100"/>
    </w:pPr>
  </w:style>
  <w:style w:type="paragraph" w:styleId="Verzeichnis2">
    <w:name w:val="toc 2"/>
    <w:basedOn w:val="Standard"/>
    <w:next w:val="Standard"/>
    <w:autoRedefine/>
    <w:uiPriority w:val="39"/>
    <w:unhideWhenUsed/>
    <w:rsid w:val="00B35076"/>
    <w:pPr>
      <w:spacing w:after="100"/>
      <w:ind w:left="220"/>
    </w:pPr>
  </w:style>
  <w:style w:type="paragraph" w:styleId="StandardWeb">
    <w:name w:val="Normal (Web)"/>
    <w:basedOn w:val="Standard"/>
    <w:uiPriority w:val="99"/>
    <w:unhideWhenUsed/>
    <w:rsid w:val="00BE27B4"/>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Fett">
    <w:name w:val="Strong"/>
    <w:basedOn w:val="Absatz-Standardschriftart"/>
    <w:uiPriority w:val="22"/>
    <w:qFormat/>
    <w:rsid w:val="00BE27B4"/>
    <w:rPr>
      <w:b/>
      <w:bCs/>
    </w:rPr>
  </w:style>
  <w:style w:type="paragraph" w:styleId="Listenabsatz">
    <w:name w:val="List Paragraph"/>
    <w:basedOn w:val="Standard"/>
    <w:uiPriority w:val="34"/>
    <w:qFormat/>
    <w:rsid w:val="00BE27B4"/>
    <w:pPr>
      <w:ind w:left="720"/>
      <w:contextualSpacing/>
    </w:pPr>
  </w:style>
  <w:style w:type="table" w:styleId="Tabellenraster">
    <w:name w:val="Table Grid"/>
    <w:basedOn w:val="NormaleTabelle"/>
    <w:uiPriority w:val="39"/>
    <w:rsid w:val="00FE7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7328C1"/>
    <w:pPr>
      <w:spacing w:after="100"/>
      <w:ind w:left="440"/>
    </w:pPr>
  </w:style>
  <w:style w:type="paragraph" w:styleId="Beschriftung">
    <w:name w:val="caption"/>
    <w:basedOn w:val="Standard"/>
    <w:next w:val="Standard"/>
    <w:uiPriority w:val="10"/>
    <w:unhideWhenUsed/>
    <w:qFormat/>
    <w:rsid w:val="001F158C"/>
    <w:pPr>
      <w:spacing w:after="200" w:line="240" w:lineRule="auto"/>
    </w:pPr>
    <w:rPr>
      <w:b/>
      <w:i/>
      <w:iCs/>
      <w:color w:val="2F5496" w:themeColor="accent1" w:themeShade="BF"/>
      <w:szCs w:val="18"/>
    </w:rPr>
  </w:style>
  <w:style w:type="table" w:customStyle="1" w:styleId="Tabellenraster1">
    <w:name w:val="Tabellenraster1"/>
    <w:basedOn w:val="NormaleTabelle"/>
    <w:next w:val="Tabellenraster"/>
    <w:uiPriority w:val="39"/>
    <w:rsid w:val="002459C4"/>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Arial" w:eastAsia="Calibri" w:hAnsi="Arial"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Verzeichnis4">
    <w:name w:val="toc 4"/>
    <w:basedOn w:val="Standard"/>
    <w:next w:val="Standard"/>
    <w:autoRedefine/>
    <w:uiPriority w:val="39"/>
    <w:unhideWhenUsed/>
    <w:rsid w:val="001F3CAB"/>
    <w:pPr>
      <w:spacing w:after="100"/>
      <w:ind w:left="660"/>
    </w:pPr>
    <w:rPr>
      <w:rFonts w:asciiTheme="minorHAnsi" w:eastAsiaTheme="minorEastAsia" w:hAnsiTheme="minorHAnsi"/>
      <w:lang w:eastAsia="de-CH"/>
    </w:rPr>
  </w:style>
  <w:style w:type="paragraph" w:styleId="Verzeichnis5">
    <w:name w:val="toc 5"/>
    <w:basedOn w:val="Standard"/>
    <w:next w:val="Standard"/>
    <w:autoRedefine/>
    <w:uiPriority w:val="39"/>
    <w:unhideWhenUsed/>
    <w:rsid w:val="001F3CAB"/>
    <w:pPr>
      <w:spacing w:after="100"/>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1F3CAB"/>
    <w:pPr>
      <w:spacing w:after="100"/>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1F3CAB"/>
    <w:pPr>
      <w:spacing w:after="100"/>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1F3CAB"/>
    <w:pPr>
      <w:spacing w:after="100"/>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1F3CAB"/>
    <w:pPr>
      <w:spacing w:after="100"/>
      <w:ind w:left="1760"/>
    </w:pPr>
    <w:rPr>
      <w:rFonts w:asciiTheme="minorHAnsi" w:eastAsiaTheme="minorEastAsia" w:hAnsiTheme="minorHAnsi"/>
      <w:lang w:eastAsia="de-CH"/>
    </w:rPr>
  </w:style>
  <w:style w:type="character" w:styleId="Zeilennummer">
    <w:name w:val="line number"/>
    <w:basedOn w:val="Absatz-Standardschriftart"/>
    <w:uiPriority w:val="99"/>
    <w:semiHidden/>
    <w:unhideWhenUsed/>
    <w:rsid w:val="00627B2F"/>
  </w:style>
  <w:style w:type="paragraph" w:styleId="Funotentext">
    <w:name w:val="footnote text"/>
    <w:basedOn w:val="Standard"/>
    <w:link w:val="FunotentextZchn"/>
    <w:uiPriority w:val="99"/>
    <w:semiHidden/>
    <w:unhideWhenUsed/>
    <w:rsid w:val="002527E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527E8"/>
    <w:rPr>
      <w:rFonts w:ascii="Arial" w:hAnsi="Arial"/>
      <w:sz w:val="20"/>
      <w:szCs w:val="20"/>
    </w:rPr>
  </w:style>
  <w:style w:type="character" w:styleId="Funotenzeichen">
    <w:name w:val="footnote reference"/>
    <w:basedOn w:val="Absatz-Standardschriftart"/>
    <w:uiPriority w:val="99"/>
    <w:semiHidden/>
    <w:unhideWhenUsed/>
    <w:rsid w:val="002527E8"/>
    <w:rPr>
      <w:vertAlign w:val="superscript"/>
    </w:rPr>
  </w:style>
  <w:style w:type="paragraph" w:styleId="Liste">
    <w:name w:val="List"/>
    <w:basedOn w:val="Standard"/>
    <w:uiPriority w:val="99"/>
    <w:unhideWhenUsed/>
    <w:rsid w:val="00FE1542"/>
    <w:pPr>
      <w:ind w:left="283" w:hanging="283"/>
      <w:contextualSpacing/>
    </w:pPr>
  </w:style>
  <w:style w:type="paragraph" w:styleId="Liste2">
    <w:name w:val="List 2"/>
    <w:basedOn w:val="Standard"/>
    <w:uiPriority w:val="99"/>
    <w:unhideWhenUsed/>
    <w:rsid w:val="00FE1542"/>
    <w:pPr>
      <w:ind w:left="566" w:hanging="283"/>
      <w:contextualSpacing/>
    </w:pPr>
  </w:style>
  <w:style w:type="paragraph" w:styleId="Textkrper">
    <w:name w:val="Body Text"/>
    <w:basedOn w:val="Standard"/>
    <w:link w:val="TextkrperZchn"/>
    <w:uiPriority w:val="99"/>
    <w:unhideWhenUsed/>
    <w:rsid w:val="00FE1542"/>
    <w:pPr>
      <w:spacing w:after="120"/>
    </w:pPr>
  </w:style>
  <w:style w:type="character" w:customStyle="1" w:styleId="TextkrperZchn">
    <w:name w:val="Textkörper Zchn"/>
    <w:basedOn w:val="Absatz-Standardschriftart"/>
    <w:link w:val="Textkrper"/>
    <w:uiPriority w:val="99"/>
    <w:rsid w:val="00FE1542"/>
    <w:rPr>
      <w:rFonts w:ascii="Arial" w:hAnsi="Arial"/>
    </w:rPr>
  </w:style>
  <w:style w:type="paragraph" w:styleId="Textkrper-Zeileneinzug">
    <w:name w:val="Body Text Indent"/>
    <w:basedOn w:val="Standard"/>
    <w:link w:val="Textkrper-ZeileneinzugZchn"/>
    <w:uiPriority w:val="99"/>
    <w:unhideWhenUsed/>
    <w:rsid w:val="00FE1542"/>
    <w:pPr>
      <w:spacing w:after="120"/>
      <w:ind w:left="283"/>
    </w:pPr>
  </w:style>
  <w:style w:type="character" w:customStyle="1" w:styleId="Textkrper-ZeileneinzugZchn">
    <w:name w:val="Textkörper-Zeileneinzug Zchn"/>
    <w:basedOn w:val="Absatz-Standardschriftart"/>
    <w:link w:val="Textkrper-Zeileneinzug"/>
    <w:uiPriority w:val="99"/>
    <w:rsid w:val="00FE1542"/>
    <w:rPr>
      <w:rFonts w:ascii="Arial" w:hAnsi="Arial"/>
    </w:rPr>
  </w:style>
  <w:style w:type="paragraph" w:styleId="Textkrper-Erstzeileneinzug">
    <w:name w:val="Body Text First Indent"/>
    <w:basedOn w:val="Textkrper"/>
    <w:link w:val="Textkrper-ErstzeileneinzugZchn"/>
    <w:uiPriority w:val="99"/>
    <w:unhideWhenUsed/>
    <w:rsid w:val="00FE1542"/>
    <w:pPr>
      <w:spacing w:after="160"/>
      <w:ind w:firstLine="360"/>
    </w:pPr>
  </w:style>
  <w:style w:type="character" w:customStyle="1" w:styleId="Textkrper-ErstzeileneinzugZchn">
    <w:name w:val="Textkörper-Erstzeileneinzug Zchn"/>
    <w:basedOn w:val="TextkrperZchn"/>
    <w:link w:val="Textkrper-Erstzeileneinzug"/>
    <w:uiPriority w:val="99"/>
    <w:rsid w:val="00FE1542"/>
    <w:rPr>
      <w:rFonts w:ascii="Arial" w:hAnsi="Arial"/>
    </w:rPr>
  </w:style>
  <w:style w:type="character" w:styleId="Kommentarzeichen">
    <w:name w:val="annotation reference"/>
    <w:basedOn w:val="Absatz-Standardschriftart"/>
    <w:uiPriority w:val="99"/>
    <w:semiHidden/>
    <w:unhideWhenUsed/>
    <w:rsid w:val="009D53B7"/>
    <w:rPr>
      <w:sz w:val="16"/>
      <w:szCs w:val="16"/>
    </w:rPr>
  </w:style>
  <w:style w:type="paragraph" w:styleId="Kommentartext">
    <w:name w:val="annotation text"/>
    <w:basedOn w:val="Standard"/>
    <w:link w:val="KommentartextZchn"/>
    <w:uiPriority w:val="99"/>
    <w:semiHidden/>
    <w:unhideWhenUsed/>
    <w:rsid w:val="009D53B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D53B7"/>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9D53B7"/>
    <w:rPr>
      <w:b/>
      <w:bCs/>
    </w:rPr>
  </w:style>
  <w:style w:type="character" w:customStyle="1" w:styleId="KommentarthemaZchn">
    <w:name w:val="Kommentarthema Zchn"/>
    <w:basedOn w:val="KommentartextZchn"/>
    <w:link w:val="Kommentarthema"/>
    <w:uiPriority w:val="99"/>
    <w:semiHidden/>
    <w:rsid w:val="009D53B7"/>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3107">
      <w:bodyDiv w:val="1"/>
      <w:marLeft w:val="0"/>
      <w:marRight w:val="0"/>
      <w:marTop w:val="0"/>
      <w:marBottom w:val="0"/>
      <w:divBdr>
        <w:top w:val="none" w:sz="0" w:space="0" w:color="auto"/>
        <w:left w:val="none" w:sz="0" w:space="0" w:color="auto"/>
        <w:bottom w:val="none" w:sz="0" w:space="0" w:color="auto"/>
        <w:right w:val="none" w:sz="0" w:space="0" w:color="auto"/>
      </w:divBdr>
    </w:div>
    <w:div w:id="235870086">
      <w:bodyDiv w:val="1"/>
      <w:marLeft w:val="0"/>
      <w:marRight w:val="0"/>
      <w:marTop w:val="0"/>
      <w:marBottom w:val="0"/>
      <w:divBdr>
        <w:top w:val="none" w:sz="0" w:space="0" w:color="auto"/>
        <w:left w:val="none" w:sz="0" w:space="0" w:color="auto"/>
        <w:bottom w:val="none" w:sz="0" w:space="0" w:color="auto"/>
        <w:right w:val="none" w:sz="0" w:space="0" w:color="auto"/>
      </w:divBdr>
      <w:divsChild>
        <w:div w:id="1771120216">
          <w:marLeft w:val="-108"/>
          <w:marRight w:val="0"/>
          <w:marTop w:val="0"/>
          <w:marBottom w:val="0"/>
          <w:divBdr>
            <w:top w:val="none" w:sz="0" w:space="0" w:color="auto"/>
            <w:left w:val="none" w:sz="0" w:space="0" w:color="auto"/>
            <w:bottom w:val="none" w:sz="0" w:space="0" w:color="auto"/>
            <w:right w:val="none" w:sz="0" w:space="0" w:color="auto"/>
          </w:divBdr>
        </w:div>
      </w:divsChild>
    </w:div>
    <w:div w:id="427387762">
      <w:bodyDiv w:val="1"/>
      <w:marLeft w:val="0"/>
      <w:marRight w:val="0"/>
      <w:marTop w:val="0"/>
      <w:marBottom w:val="0"/>
      <w:divBdr>
        <w:top w:val="none" w:sz="0" w:space="0" w:color="auto"/>
        <w:left w:val="none" w:sz="0" w:space="0" w:color="auto"/>
        <w:bottom w:val="none" w:sz="0" w:space="0" w:color="auto"/>
        <w:right w:val="none" w:sz="0" w:space="0" w:color="auto"/>
      </w:divBdr>
      <w:divsChild>
        <w:div w:id="1805655456">
          <w:marLeft w:val="0"/>
          <w:marRight w:val="0"/>
          <w:marTop w:val="0"/>
          <w:marBottom w:val="0"/>
          <w:divBdr>
            <w:top w:val="none" w:sz="0" w:space="0" w:color="auto"/>
            <w:left w:val="none" w:sz="0" w:space="0" w:color="auto"/>
            <w:bottom w:val="none" w:sz="0" w:space="0" w:color="auto"/>
            <w:right w:val="none" w:sz="0" w:space="0" w:color="auto"/>
          </w:divBdr>
          <w:divsChild>
            <w:div w:id="2060011558">
              <w:marLeft w:val="0"/>
              <w:marRight w:val="0"/>
              <w:marTop w:val="0"/>
              <w:marBottom w:val="0"/>
              <w:divBdr>
                <w:top w:val="none" w:sz="0" w:space="0" w:color="auto"/>
                <w:left w:val="none" w:sz="0" w:space="0" w:color="auto"/>
                <w:bottom w:val="none" w:sz="0" w:space="0" w:color="auto"/>
                <w:right w:val="none" w:sz="0" w:space="0" w:color="auto"/>
              </w:divBdr>
            </w:div>
            <w:div w:id="1870801248">
              <w:marLeft w:val="0"/>
              <w:marRight w:val="0"/>
              <w:marTop w:val="0"/>
              <w:marBottom w:val="0"/>
              <w:divBdr>
                <w:top w:val="none" w:sz="0" w:space="0" w:color="auto"/>
                <w:left w:val="none" w:sz="0" w:space="0" w:color="auto"/>
                <w:bottom w:val="none" w:sz="0" w:space="0" w:color="auto"/>
                <w:right w:val="none" w:sz="0" w:space="0" w:color="auto"/>
              </w:divBdr>
            </w:div>
            <w:div w:id="1734699313">
              <w:marLeft w:val="0"/>
              <w:marRight w:val="0"/>
              <w:marTop w:val="0"/>
              <w:marBottom w:val="0"/>
              <w:divBdr>
                <w:top w:val="none" w:sz="0" w:space="0" w:color="auto"/>
                <w:left w:val="none" w:sz="0" w:space="0" w:color="auto"/>
                <w:bottom w:val="none" w:sz="0" w:space="0" w:color="auto"/>
                <w:right w:val="none" w:sz="0" w:space="0" w:color="auto"/>
              </w:divBdr>
            </w:div>
            <w:div w:id="512497739">
              <w:marLeft w:val="0"/>
              <w:marRight w:val="0"/>
              <w:marTop w:val="0"/>
              <w:marBottom w:val="0"/>
              <w:divBdr>
                <w:top w:val="none" w:sz="0" w:space="0" w:color="auto"/>
                <w:left w:val="none" w:sz="0" w:space="0" w:color="auto"/>
                <w:bottom w:val="none" w:sz="0" w:space="0" w:color="auto"/>
                <w:right w:val="none" w:sz="0" w:space="0" w:color="auto"/>
              </w:divBdr>
            </w:div>
            <w:div w:id="99643777">
              <w:marLeft w:val="0"/>
              <w:marRight w:val="0"/>
              <w:marTop w:val="0"/>
              <w:marBottom w:val="0"/>
              <w:divBdr>
                <w:top w:val="none" w:sz="0" w:space="0" w:color="auto"/>
                <w:left w:val="none" w:sz="0" w:space="0" w:color="auto"/>
                <w:bottom w:val="none" w:sz="0" w:space="0" w:color="auto"/>
                <w:right w:val="none" w:sz="0" w:space="0" w:color="auto"/>
              </w:divBdr>
            </w:div>
            <w:div w:id="469832687">
              <w:marLeft w:val="0"/>
              <w:marRight w:val="0"/>
              <w:marTop w:val="0"/>
              <w:marBottom w:val="0"/>
              <w:divBdr>
                <w:top w:val="none" w:sz="0" w:space="0" w:color="auto"/>
                <w:left w:val="none" w:sz="0" w:space="0" w:color="auto"/>
                <w:bottom w:val="none" w:sz="0" w:space="0" w:color="auto"/>
                <w:right w:val="none" w:sz="0" w:space="0" w:color="auto"/>
              </w:divBdr>
            </w:div>
            <w:div w:id="1347487140">
              <w:marLeft w:val="0"/>
              <w:marRight w:val="0"/>
              <w:marTop w:val="0"/>
              <w:marBottom w:val="0"/>
              <w:divBdr>
                <w:top w:val="none" w:sz="0" w:space="0" w:color="auto"/>
                <w:left w:val="none" w:sz="0" w:space="0" w:color="auto"/>
                <w:bottom w:val="none" w:sz="0" w:space="0" w:color="auto"/>
                <w:right w:val="none" w:sz="0" w:space="0" w:color="auto"/>
              </w:divBdr>
            </w:div>
            <w:div w:id="14965500">
              <w:marLeft w:val="0"/>
              <w:marRight w:val="0"/>
              <w:marTop w:val="0"/>
              <w:marBottom w:val="0"/>
              <w:divBdr>
                <w:top w:val="none" w:sz="0" w:space="0" w:color="auto"/>
                <w:left w:val="none" w:sz="0" w:space="0" w:color="auto"/>
                <w:bottom w:val="none" w:sz="0" w:space="0" w:color="auto"/>
                <w:right w:val="none" w:sz="0" w:space="0" w:color="auto"/>
              </w:divBdr>
            </w:div>
            <w:div w:id="466243168">
              <w:marLeft w:val="0"/>
              <w:marRight w:val="0"/>
              <w:marTop w:val="0"/>
              <w:marBottom w:val="0"/>
              <w:divBdr>
                <w:top w:val="none" w:sz="0" w:space="0" w:color="auto"/>
                <w:left w:val="none" w:sz="0" w:space="0" w:color="auto"/>
                <w:bottom w:val="none" w:sz="0" w:space="0" w:color="auto"/>
                <w:right w:val="none" w:sz="0" w:space="0" w:color="auto"/>
              </w:divBdr>
            </w:div>
            <w:div w:id="1513497061">
              <w:marLeft w:val="0"/>
              <w:marRight w:val="0"/>
              <w:marTop w:val="0"/>
              <w:marBottom w:val="0"/>
              <w:divBdr>
                <w:top w:val="none" w:sz="0" w:space="0" w:color="auto"/>
                <w:left w:val="none" w:sz="0" w:space="0" w:color="auto"/>
                <w:bottom w:val="none" w:sz="0" w:space="0" w:color="auto"/>
                <w:right w:val="none" w:sz="0" w:space="0" w:color="auto"/>
              </w:divBdr>
            </w:div>
            <w:div w:id="1593008886">
              <w:marLeft w:val="0"/>
              <w:marRight w:val="0"/>
              <w:marTop w:val="0"/>
              <w:marBottom w:val="0"/>
              <w:divBdr>
                <w:top w:val="none" w:sz="0" w:space="0" w:color="auto"/>
                <w:left w:val="none" w:sz="0" w:space="0" w:color="auto"/>
                <w:bottom w:val="none" w:sz="0" w:space="0" w:color="auto"/>
                <w:right w:val="none" w:sz="0" w:space="0" w:color="auto"/>
              </w:divBdr>
            </w:div>
            <w:div w:id="217325320">
              <w:marLeft w:val="0"/>
              <w:marRight w:val="0"/>
              <w:marTop w:val="0"/>
              <w:marBottom w:val="0"/>
              <w:divBdr>
                <w:top w:val="none" w:sz="0" w:space="0" w:color="auto"/>
                <w:left w:val="none" w:sz="0" w:space="0" w:color="auto"/>
                <w:bottom w:val="none" w:sz="0" w:space="0" w:color="auto"/>
                <w:right w:val="none" w:sz="0" w:space="0" w:color="auto"/>
              </w:divBdr>
            </w:div>
            <w:div w:id="110901338">
              <w:marLeft w:val="0"/>
              <w:marRight w:val="0"/>
              <w:marTop w:val="0"/>
              <w:marBottom w:val="0"/>
              <w:divBdr>
                <w:top w:val="none" w:sz="0" w:space="0" w:color="auto"/>
                <w:left w:val="none" w:sz="0" w:space="0" w:color="auto"/>
                <w:bottom w:val="none" w:sz="0" w:space="0" w:color="auto"/>
                <w:right w:val="none" w:sz="0" w:space="0" w:color="auto"/>
              </w:divBdr>
            </w:div>
            <w:div w:id="2110461514">
              <w:marLeft w:val="0"/>
              <w:marRight w:val="0"/>
              <w:marTop w:val="0"/>
              <w:marBottom w:val="0"/>
              <w:divBdr>
                <w:top w:val="none" w:sz="0" w:space="0" w:color="auto"/>
                <w:left w:val="none" w:sz="0" w:space="0" w:color="auto"/>
                <w:bottom w:val="none" w:sz="0" w:space="0" w:color="auto"/>
                <w:right w:val="none" w:sz="0" w:space="0" w:color="auto"/>
              </w:divBdr>
            </w:div>
            <w:div w:id="290597652">
              <w:marLeft w:val="0"/>
              <w:marRight w:val="0"/>
              <w:marTop w:val="0"/>
              <w:marBottom w:val="0"/>
              <w:divBdr>
                <w:top w:val="none" w:sz="0" w:space="0" w:color="auto"/>
                <w:left w:val="none" w:sz="0" w:space="0" w:color="auto"/>
                <w:bottom w:val="none" w:sz="0" w:space="0" w:color="auto"/>
                <w:right w:val="none" w:sz="0" w:space="0" w:color="auto"/>
              </w:divBdr>
            </w:div>
            <w:div w:id="705909608">
              <w:marLeft w:val="0"/>
              <w:marRight w:val="0"/>
              <w:marTop w:val="0"/>
              <w:marBottom w:val="0"/>
              <w:divBdr>
                <w:top w:val="none" w:sz="0" w:space="0" w:color="auto"/>
                <w:left w:val="none" w:sz="0" w:space="0" w:color="auto"/>
                <w:bottom w:val="none" w:sz="0" w:space="0" w:color="auto"/>
                <w:right w:val="none" w:sz="0" w:space="0" w:color="auto"/>
              </w:divBdr>
            </w:div>
            <w:div w:id="1712605343">
              <w:marLeft w:val="0"/>
              <w:marRight w:val="0"/>
              <w:marTop w:val="0"/>
              <w:marBottom w:val="0"/>
              <w:divBdr>
                <w:top w:val="none" w:sz="0" w:space="0" w:color="auto"/>
                <w:left w:val="none" w:sz="0" w:space="0" w:color="auto"/>
                <w:bottom w:val="none" w:sz="0" w:space="0" w:color="auto"/>
                <w:right w:val="none" w:sz="0" w:space="0" w:color="auto"/>
              </w:divBdr>
            </w:div>
            <w:div w:id="675227150">
              <w:marLeft w:val="0"/>
              <w:marRight w:val="0"/>
              <w:marTop w:val="0"/>
              <w:marBottom w:val="0"/>
              <w:divBdr>
                <w:top w:val="none" w:sz="0" w:space="0" w:color="auto"/>
                <w:left w:val="none" w:sz="0" w:space="0" w:color="auto"/>
                <w:bottom w:val="none" w:sz="0" w:space="0" w:color="auto"/>
                <w:right w:val="none" w:sz="0" w:space="0" w:color="auto"/>
              </w:divBdr>
            </w:div>
            <w:div w:id="1816877442">
              <w:marLeft w:val="0"/>
              <w:marRight w:val="0"/>
              <w:marTop w:val="0"/>
              <w:marBottom w:val="0"/>
              <w:divBdr>
                <w:top w:val="none" w:sz="0" w:space="0" w:color="auto"/>
                <w:left w:val="none" w:sz="0" w:space="0" w:color="auto"/>
                <w:bottom w:val="none" w:sz="0" w:space="0" w:color="auto"/>
                <w:right w:val="none" w:sz="0" w:space="0" w:color="auto"/>
              </w:divBdr>
            </w:div>
            <w:div w:id="1648433015">
              <w:marLeft w:val="0"/>
              <w:marRight w:val="0"/>
              <w:marTop w:val="0"/>
              <w:marBottom w:val="0"/>
              <w:divBdr>
                <w:top w:val="none" w:sz="0" w:space="0" w:color="auto"/>
                <w:left w:val="none" w:sz="0" w:space="0" w:color="auto"/>
                <w:bottom w:val="none" w:sz="0" w:space="0" w:color="auto"/>
                <w:right w:val="none" w:sz="0" w:space="0" w:color="auto"/>
              </w:divBdr>
            </w:div>
            <w:div w:id="1267074742">
              <w:marLeft w:val="0"/>
              <w:marRight w:val="0"/>
              <w:marTop w:val="0"/>
              <w:marBottom w:val="0"/>
              <w:divBdr>
                <w:top w:val="none" w:sz="0" w:space="0" w:color="auto"/>
                <w:left w:val="none" w:sz="0" w:space="0" w:color="auto"/>
                <w:bottom w:val="none" w:sz="0" w:space="0" w:color="auto"/>
                <w:right w:val="none" w:sz="0" w:space="0" w:color="auto"/>
              </w:divBdr>
            </w:div>
            <w:div w:id="1933585771">
              <w:marLeft w:val="0"/>
              <w:marRight w:val="0"/>
              <w:marTop w:val="0"/>
              <w:marBottom w:val="0"/>
              <w:divBdr>
                <w:top w:val="none" w:sz="0" w:space="0" w:color="auto"/>
                <w:left w:val="none" w:sz="0" w:space="0" w:color="auto"/>
                <w:bottom w:val="none" w:sz="0" w:space="0" w:color="auto"/>
                <w:right w:val="none" w:sz="0" w:space="0" w:color="auto"/>
              </w:divBdr>
            </w:div>
            <w:div w:id="1746105203">
              <w:marLeft w:val="0"/>
              <w:marRight w:val="0"/>
              <w:marTop w:val="0"/>
              <w:marBottom w:val="0"/>
              <w:divBdr>
                <w:top w:val="none" w:sz="0" w:space="0" w:color="auto"/>
                <w:left w:val="none" w:sz="0" w:space="0" w:color="auto"/>
                <w:bottom w:val="none" w:sz="0" w:space="0" w:color="auto"/>
                <w:right w:val="none" w:sz="0" w:space="0" w:color="auto"/>
              </w:divBdr>
            </w:div>
            <w:div w:id="985009894">
              <w:marLeft w:val="0"/>
              <w:marRight w:val="0"/>
              <w:marTop w:val="0"/>
              <w:marBottom w:val="0"/>
              <w:divBdr>
                <w:top w:val="none" w:sz="0" w:space="0" w:color="auto"/>
                <w:left w:val="none" w:sz="0" w:space="0" w:color="auto"/>
                <w:bottom w:val="none" w:sz="0" w:space="0" w:color="auto"/>
                <w:right w:val="none" w:sz="0" w:space="0" w:color="auto"/>
              </w:divBdr>
            </w:div>
            <w:div w:id="749544469">
              <w:marLeft w:val="0"/>
              <w:marRight w:val="0"/>
              <w:marTop w:val="0"/>
              <w:marBottom w:val="0"/>
              <w:divBdr>
                <w:top w:val="none" w:sz="0" w:space="0" w:color="auto"/>
                <w:left w:val="none" w:sz="0" w:space="0" w:color="auto"/>
                <w:bottom w:val="none" w:sz="0" w:space="0" w:color="auto"/>
                <w:right w:val="none" w:sz="0" w:space="0" w:color="auto"/>
              </w:divBdr>
            </w:div>
            <w:div w:id="1132865948">
              <w:marLeft w:val="0"/>
              <w:marRight w:val="0"/>
              <w:marTop w:val="0"/>
              <w:marBottom w:val="0"/>
              <w:divBdr>
                <w:top w:val="none" w:sz="0" w:space="0" w:color="auto"/>
                <w:left w:val="none" w:sz="0" w:space="0" w:color="auto"/>
                <w:bottom w:val="none" w:sz="0" w:space="0" w:color="auto"/>
                <w:right w:val="none" w:sz="0" w:space="0" w:color="auto"/>
              </w:divBdr>
            </w:div>
            <w:div w:id="1777172246">
              <w:marLeft w:val="0"/>
              <w:marRight w:val="0"/>
              <w:marTop w:val="0"/>
              <w:marBottom w:val="0"/>
              <w:divBdr>
                <w:top w:val="none" w:sz="0" w:space="0" w:color="auto"/>
                <w:left w:val="none" w:sz="0" w:space="0" w:color="auto"/>
                <w:bottom w:val="none" w:sz="0" w:space="0" w:color="auto"/>
                <w:right w:val="none" w:sz="0" w:space="0" w:color="auto"/>
              </w:divBdr>
            </w:div>
            <w:div w:id="742024494">
              <w:marLeft w:val="0"/>
              <w:marRight w:val="0"/>
              <w:marTop w:val="0"/>
              <w:marBottom w:val="0"/>
              <w:divBdr>
                <w:top w:val="none" w:sz="0" w:space="0" w:color="auto"/>
                <w:left w:val="none" w:sz="0" w:space="0" w:color="auto"/>
                <w:bottom w:val="none" w:sz="0" w:space="0" w:color="auto"/>
                <w:right w:val="none" w:sz="0" w:space="0" w:color="auto"/>
              </w:divBdr>
            </w:div>
            <w:div w:id="976446747">
              <w:marLeft w:val="0"/>
              <w:marRight w:val="0"/>
              <w:marTop w:val="0"/>
              <w:marBottom w:val="0"/>
              <w:divBdr>
                <w:top w:val="none" w:sz="0" w:space="0" w:color="auto"/>
                <w:left w:val="none" w:sz="0" w:space="0" w:color="auto"/>
                <w:bottom w:val="none" w:sz="0" w:space="0" w:color="auto"/>
                <w:right w:val="none" w:sz="0" w:space="0" w:color="auto"/>
              </w:divBdr>
            </w:div>
            <w:div w:id="1702170141">
              <w:marLeft w:val="0"/>
              <w:marRight w:val="0"/>
              <w:marTop w:val="0"/>
              <w:marBottom w:val="0"/>
              <w:divBdr>
                <w:top w:val="none" w:sz="0" w:space="0" w:color="auto"/>
                <w:left w:val="none" w:sz="0" w:space="0" w:color="auto"/>
                <w:bottom w:val="none" w:sz="0" w:space="0" w:color="auto"/>
                <w:right w:val="none" w:sz="0" w:space="0" w:color="auto"/>
              </w:divBdr>
            </w:div>
            <w:div w:id="1798983447">
              <w:marLeft w:val="0"/>
              <w:marRight w:val="0"/>
              <w:marTop w:val="0"/>
              <w:marBottom w:val="0"/>
              <w:divBdr>
                <w:top w:val="none" w:sz="0" w:space="0" w:color="auto"/>
                <w:left w:val="none" w:sz="0" w:space="0" w:color="auto"/>
                <w:bottom w:val="none" w:sz="0" w:space="0" w:color="auto"/>
                <w:right w:val="none" w:sz="0" w:space="0" w:color="auto"/>
              </w:divBdr>
            </w:div>
            <w:div w:id="1437823781">
              <w:marLeft w:val="0"/>
              <w:marRight w:val="0"/>
              <w:marTop w:val="0"/>
              <w:marBottom w:val="0"/>
              <w:divBdr>
                <w:top w:val="none" w:sz="0" w:space="0" w:color="auto"/>
                <w:left w:val="none" w:sz="0" w:space="0" w:color="auto"/>
                <w:bottom w:val="none" w:sz="0" w:space="0" w:color="auto"/>
                <w:right w:val="none" w:sz="0" w:space="0" w:color="auto"/>
              </w:divBdr>
            </w:div>
            <w:div w:id="2055539900">
              <w:marLeft w:val="0"/>
              <w:marRight w:val="0"/>
              <w:marTop w:val="0"/>
              <w:marBottom w:val="0"/>
              <w:divBdr>
                <w:top w:val="none" w:sz="0" w:space="0" w:color="auto"/>
                <w:left w:val="none" w:sz="0" w:space="0" w:color="auto"/>
                <w:bottom w:val="none" w:sz="0" w:space="0" w:color="auto"/>
                <w:right w:val="none" w:sz="0" w:space="0" w:color="auto"/>
              </w:divBdr>
            </w:div>
            <w:div w:id="398484069">
              <w:marLeft w:val="0"/>
              <w:marRight w:val="0"/>
              <w:marTop w:val="0"/>
              <w:marBottom w:val="0"/>
              <w:divBdr>
                <w:top w:val="none" w:sz="0" w:space="0" w:color="auto"/>
                <w:left w:val="none" w:sz="0" w:space="0" w:color="auto"/>
                <w:bottom w:val="none" w:sz="0" w:space="0" w:color="auto"/>
                <w:right w:val="none" w:sz="0" w:space="0" w:color="auto"/>
              </w:divBdr>
            </w:div>
            <w:div w:id="1379743076">
              <w:marLeft w:val="0"/>
              <w:marRight w:val="0"/>
              <w:marTop w:val="0"/>
              <w:marBottom w:val="0"/>
              <w:divBdr>
                <w:top w:val="none" w:sz="0" w:space="0" w:color="auto"/>
                <w:left w:val="none" w:sz="0" w:space="0" w:color="auto"/>
                <w:bottom w:val="none" w:sz="0" w:space="0" w:color="auto"/>
                <w:right w:val="none" w:sz="0" w:space="0" w:color="auto"/>
              </w:divBdr>
            </w:div>
            <w:div w:id="13556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2368">
      <w:bodyDiv w:val="1"/>
      <w:marLeft w:val="0"/>
      <w:marRight w:val="0"/>
      <w:marTop w:val="0"/>
      <w:marBottom w:val="0"/>
      <w:divBdr>
        <w:top w:val="none" w:sz="0" w:space="0" w:color="auto"/>
        <w:left w:val="none" w:sz="0" w:space="0" w:color="auto"/>
        <w:bottom w:val="none" w:sz="0" w:space="0" w:color="auto"/>
        <w:right w:val="none" w:sz="0" w:space="0" w:color="auto"/>
      </w:divBdr>
    </w:div>
    <w:div w:id="708915717">
      <w:bodyDiv w:val="1"/>
      <w:marLeft w:val="0"/>
      <w:marRight w:val="0"/>
      <w:marTop w:val="0"/>
      <w:marBottom w:val="0"/>
      <w:divBdr>
        <w:top w:val="none" w:sz="0" w:space="0" w:color="auto"/>
        <w:left w:val="none" w:sz="0" w:space="0" w:color="auto"/>
        <w:bottom w:val="none" w:sz="0" w:space="0" w:color="auto"/>
        <w:right w:val="none" w:sz="0" w:space="0" w:color="auto"/>
      </w:divBdr>
    </w:div>
    <w:div w:id="988437338">
      <w:bodyDiv w:val="1"/>
      <w:marLeft w:val="0"/>
      <w:marRight w:val="0"/>
      <w:marTop w:val="0"/>
      <w:marBottom w:val="0"/>
      <w:divBdr>
        <w:top w:val="none" w:sz="0" w:space="0" w:color="auto"/>
        <w:left w:val="none" w:sz="0" w:space="0" w:color="auto"/>
        <w:bottom w:val="none" w:sz="0" w:space="0" w:color="auto"/>
        <w:right w:val="none" w:sz="0" w:space="0" w:color="auto"/>
      </w:divBdr>
      <w:divsChild>
        <w:div w:id="1953903237">
          <w:marLeft w:val="-123"/>
          <w:marRight w:val="0"/>
          <w:marTop w:val="0"/>
          <w:marBottom w:val="0"/>
          <w:divBdr>
            <w:top w:val="none" w:sz="0" w:space="0" w:color="auto"/>
            <w:left w:val="none" w:sz="0" w:space="0" w:color="auto"/>
            <w:bottom w:val="none" w:sz="0" w:space="0" w:color="auto"/>
            <w:right w:val="none" w:sz="0" w:space="0" w:color="auto"/>
          </w:divBdr>
        </w:div>
      </w:divsChild>
    </w:div>
    <w:div w:id="1839081582">
      <w:bodyDiv w:val="1"/>
      <w:marLeft w:val="0"/>
      <w:marRight w:val="0"/>
      <w:marTop w:val="0"/>
      <w:marBottom w:val="0"/>
      <w:divBdr>
        <w:top w:val="none" w:sz="0" w:space="0" w:color="auto"/>
        <w:left w:val="none" w:sz="0" w:space="0" w:color="auto"/>
        <w:bottom w:val="none" w:sz="0" w:space="0" w:color="auto"/>
        <w:right w:val="none" w:sz="0" w:space="0" w:color="auto"/>
      </w:divBdr>
    </w:div>
    <w:div w:id="1968394230">
      <w:bodyDiv w:val="1"/>
      <w:marLeft w:val="0"/>
      <w:marRight w:val="0"/>
      <w:marTop w:val="0"/>
      <w:marBottom w:val="0"/>
      <w:divBdr>
        <w:top w:val="none" w:sz="0" w:space="0" w:color="auto"/>
        <w:left w:val="none" w:sz="0" w:space="0" w:color="auto"/>
        <w:bottom w:val="none" w:sz="0" w:space="0" w:color="auto"/>
        <w:right w:val="none" w:sz="0" w:space="0" w:color="auto"/>
      </w:divBdr>
      <w:divsChild>
        <w:div w:id="1400404053">
          <w:marLeft w:val="0"/>
          <w:marRight w:val="0"/>
          <w:marTop w:val="0"/>
          <w:marBottom w:val="0"/>
          <w:divBdr>
            <w:top w:val="none" w:sz="0" w:space="0" w:color="auto"/>
            <w:left w:val="none" w:sz="0" w:space="0" w:color="auto"/>
            <w:bottom w:val="none" w:sz="0" w:space="0" w:color="auto"/>
            <w:right w:val="none" w:sz="0" w:space="0" w:color="auto"/>
          </w:divBdr>
          <w:divsChild>
            <w:div w:id="1927423620">
              <w:marLeft w:val="0"/>
              <w:marRight w:val="0"/>
              <w:marTop w:val="0"/>
              <w:marBottom w:val="0"/>
              <w:divBdr>
                <w:top w:val="none" w:sz="0" w:space="0" w:color="auto"/>
                <w:left w:val="none" w:sz="0" w:space="0" w:color="auto"/>
                <w:bottom w:val="none" w:sz="0" w:space="0" w:color="auto"/>
                <w:right w:val="none" w:sz="0" w:space="0" w:color="auto"/>
              </w:divBdr>
            </w:div>
            <w:div w:id="965425721">
              <w:marLeft w:val="0"/>
              <w:marRight w:val="0"/>
              <w:marTop w:val="0"/>
              <w:marBottom w:val="0"/>
              <w:divBdr>
                <w:top w:val="none" w:sz="0" w:space="0" w:color="auto"/>
                <w:left w:val="none" w:sz="0" w:space="0" w:color="auto"/>
                <w:bottom w:val="none" w:sz="0" w:space="0" w:color="auto"/>
                <w:right w:val="none" w:sz="0" w:space="0" w:color="auto"/>
              </w:divBdr>
            </w:div>
            <w:div w:id="685710300">
              <w:marLeft w:val="0"/>
              <w:marRight w:val="0"/>
              <w:marTop w:val="0"/>
              <w:marBottom w:val="0"/>
              <w:divBdr>
                <w:top w:val="none" w:sz="0" w:space="0" w:color="auto"/>
                <w:left w:val="none" w:sz="0" w:space="0" w:color="auto"/>
                <w:bottom w:val="none" w:sz="0" w:space="0" w:color="auto"/>
                <w:right w:val="none" w:sz="0" w:space="0" w:color="auto"/>
              </w:divBdr>
            </w:div>
            <w:div w:id="1328486190">
              <w:marLeft w:val="0"/>
              <w:marRight w:val="0"/>
              <w:marTop w:val="0"/>
              <w:marBottom w:val="0"/>
              <w:divBdr>
                <w:top w:val="none" w:sz="0" w:space="0" w:color="auto"/>
                <w:left w:val="none" w:sz="0" w:space="0" w:color="auto"/>
                <w:bottom w:val="none" w:sz="0" w:space="0" w:color="auto"/>
                <w:right w:val="none" w:sz="0" w:space="0" w:color="auto"/>
              </w:divBdr>
            </w:div>
            <w:div w:id="1109854064">
              <w:marLeft w:val="0"/>
              <w:marRight w:val="0"/>
              <w:marTop w:val="0"/>
              <w:marBottom w:val="0"/>
              <w:divBdr>
                <w:top w:val="none" w:sz="0" w:space="0" w:color="auto"/>
                <w:left w:val="none" w:sz="0" w:space="0" w:color="auto"/>
                <w:bottom w:val="none" w:sz="0" w:space="0" w:color="auto"/>
                <w:right w:val="none" w:sz="0" w:space="0" w:color="auto"/>
              </w:divBdr>
            </w:div>
            <w:div w:id="1506288683">
              <w:marLeft w:val="0"/>
              <w:marRight w:val="0"/>
              <w:marTop w:val="0"/>
              <w:marBottom w:val="0"/>
              <w:divBdr>
                <w:top w:val="none" w:sz="0" w:space="0" w:color="auto"/>
                <w:left w:val="none" w:sz="0" w:space="0" w:color="auto"/>
                <w:bottom w:val="none" w:sz="0" w:space="0" w:color="auto"/>
                <w:right w:val="none" w:sz="0" w:space="0" w:color="auto"/>
              </w:divBdr>
            </w:div>
            <w:div w:id="485434263">
              <w:marLeft w:val="0"/>
              <w:marRight w:val="0"/>
              <w:marTop w:val="0"/>
              <w:marBottom w:val="0"/>
              <w:divBdr>
                <w:top w:val="none" w:sz="0" w:space="0" w:color="auto"/>
                <w:left w:val="none" w:sz="0" w:space="0" w:color="auto"/>
                <w:bottom w:val="none" w:sz="0" w:space="0" w:color="auto"/>
                <w:right w:val="none" w:sz="0" w:space="0" w:color="auto"/>
              </w:divBdr>
            </w:div>
            <w:div w:id="1678923549">
              <w:marLeft w:val="0"/>
              <w:marRight w:val="0"/>
              <w:marTop w:val="0"/>
              <w:marBottom w:val="0"/>
              <w:divBdr>
                <w:top w:val="none" w:sz="0" w:space="0" w:color="auto"/>
                <w:left w:val="none" w:sz="0" w:space="0" w:color="auto"/>
                <w:bottom w:val="none" w:sz="0" w:space="0" w:color="auto"/>
                <w:right w:val="none" w:sz="0" w:space="0" w:color="auto"/>
              </w:divBdr>
            </w:div>
            <w:div w:id="267205619">
              <w:marLeft w:val="0"/>
              <w:marRight w:val="0"/>
              <w:marTop w:val="0"/>
              <w:marBottom w:val="0"/>
              <w:divBdr>
                <w:top w:val="none" w:sz="0" w:space="0" w:color="auto"/>
                <w:left w:val="none" w:sz="0" w:space="0" w:color="auto"/>
                <w:bottom w:val="none" w:sz="0" w:space="0" w:color="auto"/>
                <w:right w:val="none" w:sz="0" w:space="0" w:color="auto"/>
              </w:divBdr>
            </w:div>
            <w:div w:id="1929581887">
              <w:marLeft w:val="0"/>
              <w:marRight w:val="0"/>
              <w:marTop w:val="0"/>
              <w:marBottom w:val="0"/>
              <w:divBdr>
                <w:top w:val="none" w:sz="0" w:space="0" w:color="auto"/>
                <w:left w:val="none" w:sz="0" w:space="0" w:color="auto"/>
                <w:bottom w:val="none" w:sz="0" w:space="0" w:color="auto"/>
                <w:right w:val="none" w:sz="0" w:space="0" w:color="auto"/>
              </w:divBdr>
            </w:div>
            <w:div w:id="360789669">
              <w:marLeft w:val="0"/>
              <w:marRight w:val="0"/>
              <w:marTop w:val="0"/>
              <w:marBottom w:val="0"/>
              <w:divBdr>
                <w:top w:val="none" w:sz="0" w:space="0" w:color="auto"/>
                <w:left w:val="none" w:sz="0" w:space="0" w:color="auto"/>
                <w:bottom w:val="none" w:sz="0" w:space="0" w:color="auto"/>
                <w:right w:val="none" w:sz="0" w:space="0" w:color="auto"/>
              </w:divBdr>
            </w:div>
            <w:div w:id="1711220354">
              <w:marLeft w:val="0"/>
              <w:marRight w:val="0"/>
              <w:marTop w:val="0"/>
              <w:marBottom w:val="0"/>
              <w:divBdr>
                <w:top w:val="none" w:sz="0" w:space="0" w:color="auto"/>
                <w:left w:val="none" w:sz="0" w:space="0" w:color="auto"/>
                <w:bottom w:val="none" w:sz="0" w:space="0" w:color="auto"/>
                <w:right w:val="none" w:sz="0" w:space="0" w:color="auto"/>
              </w:divBdr>
            </w:div>
            <w:div w:id="1449229958">
              <w:marLeft w:val="0"/>
              <w:marRight w:val="0"/>
              <w:marTop w:val="0"/>
              <w:marBottom w:val="0"/>
              <w:divBdr>
                <w:top w:val="none" w:sz="0" w:space="0" w:color="auto"/>
                <w:left w:val="none" w:sz="0" w:space="0" w:color="auto"/>
                <w:bottom w:val="none" w:sz="0" w:space="0" w:color="auto"/>
                <w:right w:val="none" w:sz="0" w:space="0" w:color="auto"/>
              </w:divBdr>
            </w:div>
            <w:div w:id="106900411">
              <w:marLeft w:val="0"/>
              <w:marRight w:val="0"/>
              <w:marTop w:val="0"/>
              <w:marBottom w:val="0"/>
              <w:divBdr>
                <w:top w:val="none" w:sz="0" w:space="0" w:color="auto"/>
                <w:left w:val="none" w:sz="0" w:space="0" w:color="auto"/>
                <w:bottom w:val="none" w:sz="0" w:space="0" w:color="auto"/>
                <w:right w:val="none" w:sz="0" w:space="0" w:color="auto"/>
              </w:divBdr>
            </w:div>
            <w:div w:id="1012880997">
              <w:marLeft w:val="0"/>
              <w:marRight w:val="0"/>
              <w:marTop w:val="0"/>
              <w:marBottom w:val="0"/>
              <w:divBdr>
                <w:top w:val="none" w:sz="0" w:space="0" w:color="auto"/>
                <w:left w:val="none" w:sz="0" w:space="0" w:color="auto"/>
                <w:bottom w:val="none" w:sz="0" w:space="0" w:color="auto"/>
                <w:right w:val="none" w:sz="0" w:space="0" w:color="auto"/>
              </w:divBdr>
            </w:div>
            <w:div w:id="1912889009">
              <w:marLeft w:val="0"/>
              <w:marRight w:val="0"/>
              <w:marTop w:val="0"/>
              <w:marBottom w:val="0"/>
              <w:divBdr>
                <w:top w:val="none" w:sz="0" w:space="0" w:color="auto"/>
                <w:left w:val="none" w:sz="0" w:space="0" w:color="auto"/>
                <w:bottom w:val="none" w:sz="0" w:space="0" w:color="auto"/>
                <w:right w:val="none" w:sz="0" w:space="0" w:color="auto"/>
              </w:divBdr>
            </w:div>
            <w:div w:id="1247492588">
              <w:marLeft w:val="0"/>
              <w:marRight w:val="0"/>
              <w:marTop w:val="0"/>
              <w:marBottom w:val="0"/>
              <w:divBdr>
                <w:top w:val="none" w:sz="0" w:space="0" w:color="auto"/>
                <w:left w:val="none" w:sz="0" w:space="0" w:color="auto"/>
                <w:bottom w:val="none" w:sz="0" w:space="0" w:color="auto"/>
                <w:right w:val="none" w:sz="0" w:space="0" w:color="auto"/>
              </w:divBdr>
            </w:div>
            <w:div w:id="1032657672">
              <w:marLeft w:val="0"/>
              <w:marRight w:val="0"/>
              <w:marTop w:val="0"/>
              <w:marBottom w:val="0"/>
              <w:divBdr>
                <w:top w:val="none" w:sz="0" w:space="0" w:color="auto"/>
                <w:left w:val="none" w:sz="0" w:space="0" w:color="auto"/>
                <w:bottom w:val="none" w:sz="0" w:space="0" w:color="auto"/>
                <w:right w:val="none" w:sz="0" w:space="0" w:color="auto"/>
              </w:divBdr>
            </w:div>
            <w:div w:id="535434183">
              <w:marLeft w:val="0"/>
              <w:marRight w:val="0"/>
              <w:marTop w:val="0"/>
              <w:marBottom w:val="0"/>
              <w:divBdr>
                <w:top w:val="none" w:sz="0" w:space="0" w:color="auto"/>
                <w:left w:val="none" w:sz="0" w:space="0" w:color="auto"/>
                <w:bottom w:val="none" w:sz="0" w:space="0" w:color="auto"/>
                <w:right w:val="none" w:sz="0" w:space="0" w:color="auto"/>
              </w:divBdr>
            </w:div>
            <w:div w:id="1500196547">
              <w:marLeft w:val="0"/>
              <w:marRight w:val="0"/>
              <w:marTop w:val="0"/>
              <w:marBottom w:val="0"/>
              <w:divBdr>
                <w:top w:val="none" w:sz="0" w:space="0" w:color="auto"/>
                <w:left w:val="none" w:sz="0" w:space="0" w:color="auto"/>
                <w:bottom w:val="none" w:sz="0" w:space="0" w:color="auto"/>
                <w:right w:val="none" w:sz="0" w:space="0" w:color="auto"/>
              </w:divBdr>
            </w:div>
            <w:div w:id="2070565569">
              <w:marLeft w:val="0"/>
              <w:marRight w:val="0"/>
              <w:marTop w:val="0"/>
              <w:marBottom w:val="0"/>
              <w:divBdr>
                <w:top w:val="none" w:sz="0" w:space="0" w:color="auto"/>
                <w:left w:val="none" w:sz="0" w:space="0" w:color="auto"/>
                <w:bottom w:val="none" w:sz="0" w:space="0" w:color="auto"/>
                <w:right w:val="none" w:sz="0" w:space="0" w:color="auto"/>
              </w:divBdr>
            </w:div>
            <w:div w:id="1157694072">
              <w:marLeft w:val="0"/>
              <w:marRight w:val="0"/>
              <w:marTop w:val="0"/>
              <w:marBottom w:val="0"/>
              <w:divBdr>
                <w:top w:val="none" w:sz="0" w:space="0" w:color="auto"/>
                <w:left w:val="none" w:sz="0" w:space="0" w:color="auto"/>
                <w:bottom w:val="none" w:sz="0" w:space="0" w:color="auto"/>
                <w:right w:val="none" w:sz="0" w:space="0" w:color="auto"/>
              </w:divBdr>
            </w:div>
            <w:div w:id="1014649816">
              <w:marLeft w:val="0"/>
              <w:marRight w:val="0"/>
              <w:marTop w:val="0"/>
              <w:marBottom w:val="0"/>
              <w:divBdr>
                <w:top w:val="none" w:sz="0" w:space="0" w:color="auto"/>
                <w:left w:val="none" w:sz="0" w:space="0" w:color="auto"/>
                <w:bottom w:val="none" w:sz="0" w:space="0" w:color="auto"/>
                <w:right w:val="none" w:sz="0" w:space="0" w:color="auto"/>
              </w:divBdr>
            </w:div>
            <w:div w:id="568611363">
              <w:marLeft w:val="0"/>
              <w:marRight w:val="0"/>
              <w:marTop w:val="0"/>
              <w:marBottom w:val="0"/>
              <w:divBdr>
                <w:top w:val="none" w:sz="0" w:space="0" w:color="auto"/>
                <w:left w:val="none" w:sz="0" w:space="0" w:color="auto"/>
                <w:bottom w:val="none" w:sz="0" w:space="0" w:color="auto"/>
                <w:right w:val="none" w:sz="0" w:space="0" w:color="auto"/>
              </w:divBdr>
            </w:div>
            <w:div w:id="746149156">
              <w:marLeft w:val="0"/>
              <w:marRight w:val="0"/>
              <w:marTop w:val="0"/>
              <w:marBottom w:val="0"/>
              <w:divBdr>
                <w:top w:val="none" w:sz="0" w:space="0" w:color="auto"/>
                <w:left w:val="none" w:sz="0" w:space="0" w:color="auto"/>
                <w:bottom w:val="none" w:sz="0" w:space="0" w:color="auto"/>
                <w:right w:val="none" w:sz="0" w:space="0" w:color="auto"/>
              </w:divBdr>
            </w:div>
            <w:div w:id="1615745781">
              <w:marLeft w:val="0"/>
              <w:marRight w:val="0"/>
              <w:marTop w:val="0"/>
              <w:marBottom w:val="0"/>
              <w:divBdr>
                <w:top w:val="none" w:sz="0" w:space="0" w:color="auto"/>
                <w:left w:val="none" w:sz="0" w:space="0" w:color="auto"/>
                <w:bottom w:val="none" w:sz="0" w:space="0" w:color="auto"/>
                <w:right w:val="none" w:sz="0" w:space="0" w:color="auto"/>
              </w:divBdr>
            </w:div>
            <w:div w:id="884176237">
              <w:marLeft w:val="0"/>
              <w:marRight w:val="0"/>
              <w:marTop w:val="0"/>
              <w:marBottom w:val="0"/>
              <w:divBdr>
                <w:top w:val="none" w:sz="0" w:space="0" w:color="auto"/>
                <w:left w:val="none" w:sz="0" w:space="0" w:color="auto"/>
                <w:bottom w:val="none" w:sz="0" w:space="0" w:color="auto"/>
                <w:right w:val="none" w:sz="0" w:space="0" w:color="auto"/>
              </w:divBdr>
            </w:div>
            <w:div w:id="1966542984">
              <w:marLeft w:val="0"/>
              <w:marRight w:val="0"/>
              <w:marTop w:val="0"/>
              <w:marBottom w:val="0"/>
              <w:divBdr>
                <w:top w:val="none" w:sz="0" w:space="0" w:color="auto"/>
                <w:left w:val="none" w:sz="0" w:space="0" w:color="auto"/>
                <w:bottom w:val="none" w:sz="0" w:space="0" w:color="auto"/>
                <w:right w:val="none" w:sz="0" w:space="0" w:color="auto"/>
              </w:divBdr>
            </w:div>
            <w:div w:id="930577752">
              <w:marLeft w:val="0"/>
              <w:marRight w:val="0"/>
              <w:marTop w:val="0"/>
              <w:marBottom w:val="0"/>
              <w:divBdr>
                <w:top w:val="none" w:sz="0" w:space="0" w:color="auto"/>
                <w:left w:val="none" w:sz="0" w:space="0" w:color="auto"/>
                <w:bottom w:val="none" w:sz="0" w:space="0" w:color="auto"/>
                <w:right w:val="none" w:sz="0" w:space="0" w:color="auto"/>
              </w:divBdr>
            </w:div>
            <w:div w:id="1386877658">
              <w:marLeft w:val="0"/>
              <w:marRight w:val="0"/>
              <w:marTop w:val="0"/>
              <w:marBottom w:val="0"/>
              <w:divBdr>
                <w:top w:val="none" w:sz="0" w:space="0" w:color="auto"/>
                <w:left w:val="none" w:sz="0" w:space="0" w:color="auto"/>
                <w:bottom w:val="none" w:sz="0" w:space="0" w:color="auto"/>
                <w:right w:val="none" w:sz="0" w:space="0" w:color="auto"/>
              </w:divBdr>
            </w:div>
            <w:div w:id="1403211003">
              <w:marLeft w:val="0"/>
              <w:marRight w:val="0"/>
              <w:marTop w:val="0"/>
              <w:marBottom w:val="0"/>
              <w:divBdr>
                <w:top w:val="none" w:sz="0" w:space="0" w:color="auto"/>
                <w:left w:val="none" w:sz="0" w:space="0" w:color="auto"/>
                <w:bottom w:val="none" w:sz="0" w:space="0" w:color="auto"/>
                <w:right w:val="none" w:sz="0" w:space="0" w:color="auto"/>
              </w:divBdr>
            </w:div>
            <w:div w:id="1726566931">
              <w:marLeft w:val="0"/>
              <w:marRight w:val="0"/>
              <w:marTop w:val="0"/>
              <w:marBottom w:val="0"/>
              <w:divBdr>
                <w:top w:val="none" w:sz="0" w:space="0" w:color="auto"/>
                <w:left w:val="none" w:sz="0" w:space="0" w:color="auto"/>
                <w:bottom w:val="none" w:sz="0" w:space="0" w:color="auto"/>
                <w:right w:val="none" w:sz="0" w:space="0" w:color="auto"/>
              </w:divBdr>
            </w:div>
            <w:div w:id="1005783246">
              <w:marLeft w:val="0"/>
              <w:marRight w:val="0"/>
              <w:marTop w:val="0"/>
              <w:marBottom w:val="0"/>
              <w:divBdr>
                <w:top w:val="none" w:sz="0" w:space="0" w:color="auto"/>
                <w:left w:val="none" w:sz="0" w:space="0" w:color="auto"/>
                <w:bottom w:val="none" w:sz="0" w:space="0" w:color="auto"/>
                <w:right w:val="none" w:sz="0" w:space="0" w:color="auto"/>
              </w:divBdr>
            </w:div>
            <w:div w:id="1643652677">
              <w:marLeft w:val="0"/>
              <w:marRight w:val="0"/>
              <w:marTop w:val="0"/>
              <w:marBottom w:val="0"/>
              <w:divBdr>
                <w:top w:val="none" w:sz="0" w:space="0" w:color="auto"/>
                <w:left w:val="none" w:sz="0" w:space="0" w:color="auto"/>
                <w:bottom w:val="none" w:sz="0" w:space="0" w:color="auto"/>
                <w:right w:val="none" w:sz="0" w:space="0" w:color="auto"/>
              </w:divBdr>
            </w:div>
            <w:div w:id="668169730">
              <w:marLeft w:val="0"/>
              <w:marRight w:val="0"/>
              <w:marTop w:val="0"/>
              <w:marBottom w:val="0"/>
              <w:divBdr>
                <w:top w:val="none" w:sz="0" w:space="0" w:color="auto"/>
                <w:left w:val="none" w:sz="0" w:space="0" w:color="auto"/>
                <w:bottom w:val="none" w:sz="0" w:space="0" w:color="auto"/>
                <w:right w:val="none" w:sz="0" w:space="0" w:color="auto"/>
              </w:divBdr>
            </w:div>
            <w:div w:id="128275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770">
      <w:bodyDiv w:val="1"/>
      <w:marLeft w:val="0"/>
      <w:marRight w:val="0"/>
      <w:marTop w:val="0"/>
      <w:marBottom w:val="0"/>
      <w:divBdr>
        <w:top w:val="none" w:sz="0" w:space="0" w:color="auto"/>
        <w:left w:val="none" w:sz="0" w:space="0" w:color="auto"/>
        <w:bottom w:val="none" w:sz="0" w:space="0" w:color="auto"/>
        <w:right w:val="none" w:sz="0" w:space="0" w:color="auto"/>
      </w:divBdr>
      <w:divsChild>
        <w:div w:id="1434132355">
          <w:marLeft w:val="-4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package" Target="embeddings/Microsoft_Excel_Worksheet.xlsx"/><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d.docs.live.net/2f9adfba9eb6e95b/Dokumente/TF_Bern/Informatik/VorIPA/Dokumentation/Version-0.3/Vor-IPA_Schmid_Michael.docx" TargetMode="External"/><Relationship Id="rId55" Type="http://schemas.openxmlformats.org/officeDocument/2006/relationships/hyperlink" Target="https://d.docs.live.net/2f9adfba9eb6e95b/Dokumente/TF_Bern/Informatik/VorIPA/Dokumentation/Version-0.3/Vor-IPA_Schmid_Michael.docx"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d.docs.live.net/2f9adfba9eb6e95b/Dokumente/TF_Bern/Informatik/VorIPA/Dokumentation/Version-0.3/Vor-IPA_Schmid_Michael.docx"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d.docs.live.net/2f9adfba9eb6e95b/Dokumente/TF_Bern/Informatik/VorIPA/Dokumentation/Version-0.3/Vor-IPA_Schmid_Michael.docx" TargetMode="External"/><Relationship Id="rId56" Type="http://schemas.openxmlformats.org/officeDocument/2006/relationships/hyperlink" Target="https://www.hermes.admin.ch/de/projektmanagement/verstehen/ergebnisse/testkonzept.html" TargetMode="External"/><Relationship Id="rId8" Type="http://schemas.openxmlformats.org/officeDocument/2006/relationships/image" Target="media/image1.png"/><Relationship Id="rId51" Type="http://schemas.openxmlformats.org/officeDocument/2006/relationships/hyperlink" Target="https://d.docs.live.net/2f9adfba9eb6e95b/Dokumente/TF_Bern/Informatik/VorIPA/Dokumentation/Version-0.3/Vor-IPA_Schmid_Michael.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1.emf"/><Relationship Id="rId38" Type="http://schemas.openxmlformats.org/officeDocument/2006/relationships/image" Target="media/image25.png"/><Relationship Id="rId46" Type="http://schemas.openxmlformats.org/officeDocument/2006/relationships/image" Target="media/image33.png"/><Relationship Id="rId59"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yperlink" Target="https://d.docs.live.net/2f9adfba9eb6e95b/Dokumente/TF_Bern/Informatik/VorIPA/Dokumentation/Version-0.3/Vor-IPA_Schmid_Michael.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d.docs.live.net/2f9adfba9eb6e95b/Dokumente/TF_Bern/Informatik/VorIPA/Dokumentation/Version-0.3/Vor-IPA_Schmid_Michael.docx" TargetMode="External"/><Relationship Id="rId57" Type="http://schemas.openxmlformats.org/officeDocument/2006/relationships/hyperlink" Target="https://ubiq.co/database-blog/how-to-get-current-date-and-time-in-mysql/" TargetMode="External"/><Relationship Id="rId10" Type="http://schemas.openxmlformats.org/officeDocument/2006/relationships/image" Target="media/image3.png"/><Relationship Id="rId31" Type="http://schemas.openxmlformats.org/officeDocument/2006/relationships/footer" Target="footer1.xml"/><Relationship Id="rId44" Type="http://schemas.openxmlformats.org/officeDocument/2006/relationships/image" Target="media/image31.png"/><Relationship Id="rId52" Type="http://schemas.openxmlformats.org/officeDocument/2006/relationships/hyperlink" Target="https://d.docs.live.net/2f9adfba9eb6e95b/Dokumente/TF_Bern/Informatik/VorIPA/Dokumentation/Version-0.3/Vor-IPA_Schmid_Michael.docx"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4C2C6-D4DC-4FFC-82C2-DD142BA97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9120</Words>
  <Characters>57459</Characters>
  <Application>Microsoft Office Word</Application>
  <DocSecurity>0</DocSecurity>
  <Lines>478</Lines>
  <Paragraphs>132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Schmid</dc:creator>
  <cp:keywords/>
  <dc:description/>
  <cp:lastModifiedBy> </cp:lastModifiedBy>
  <cp:revision>6</cp:revision>
  <cp:lastPrinted>2021-06-16T07:51:00Z</cp:lastPrinted>
  <dcterms:created xsi:type="dcterms:W3CDTF">2021-11-25T12:48:00Z</dcterms:created>
  <dcterms:modified xsi:type="dcterms:W3CDTF">2021-11-25T22:18:00Z</dcterms:modified>
</cp:coreProperties>
</file>